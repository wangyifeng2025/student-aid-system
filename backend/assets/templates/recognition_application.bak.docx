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267178">
      <w:pPr>
        <w:jc w:val="center"/>
        <w:rPr>
          <w:rFonts w:hint="eastAsia" w:eastAsia="黑体"/>
          <w:b/>
          <w:bCs/>
          <w:sz w:val="36"/>
        </w:rPr>
      </w:pPr>
      <w:r>
        <w:rPr>
          <w:rFonts w:hint="eastAsia" w:eastAsia="黑体"/>
          <w:b/>
          <w:bCs/>
          <w:sz w:val="36"/>
        </w:rPr>
        <w:t>家庭</w:t>
      </w:r>
      <w:r>
        <w:rPr>
          <w:rFonts w:eastAsia="黑体"/>
          <w:b/>
          <w:bCs/>
          <w:sz w:val="36"/>
        </w:rPr>
        <w:t>经济</w:t>
      </w:r>
      <w:r>
        <w:rPr>
          <w:rFonts w:hint="eastAsia" w:eastAsia="黑体"/>
          <w:b/>
          <w:bCs/>
          <w:sz w:val="36"/>
        </w:rPr>
        <w:t>困难学生认定申请</w:t>
      </w:r>
      <w:r>
        <w:rPr>
          <w:rFonts w:eastAsia="黑体"/>
          <w:b/>
          <w:bCs/>
          <w:sz w:val="36"/>
        </w:rPr>
        <w:t>表</w:t>
      </w:r>
    </w:p>
    <w:p w14:paraId="70DC4683">
      <w:pPr>
        <w:rPr>
          <w:rFonts w:hint="eastAsia" w:eastAsia="新宋体"/>
          <w:b/>
          <w:bCs/>
          <w:sz w:val="24"/>
        </w:rPr>
      </w:pPr>
    </w:p>
    <w:p w14:paraId="78A94CBA">
      <w:pPr>
        <w:rPr>
          <w:rFonts w:hint="eastAsia" w:eastAsia="新宋体"/>
          <w:b/>
          <w:bCs/>
          <w:sz w:val="24"/>
        </w:rPr>
      </w:pPr>
      <w:r>
        <w:rPr>
          <w:rFonts w:hint="eastAsia" w:eastAsia="新宋体"/>
          <w:b/>
          <w:bCs/>
          <w:sz w:val="24"/>
        </w:rPr>
        <w:t>学校：</w:t>
      </w:r>
      <w:r>
        <w:rPr>
          <w:rFonts w:hint="eastAsia" w:eastAsia="新宋体"/>
          <w:sz w:val="24"/>
          <w:u w:val="none"/>
        </w:rPr>
        <w:t xml:space="preserve">{school} </w:t>
      </w:r>
      <w:r>
        <w:rPr>
          <w:rFonts w:hint="eastAsia" w:eastAsia="新宋体"/>
          <w:sz w:val="24"/>
          <w:u w:val="none"/>
          <w:lang w:val="en-US" w:eastAsia="zh-CN"/>
        </w:rPr>
        <w:t xml:space="preserve">      </w:t>
      </w:r>
      <w:r>
        <w:rPr>
          <w:rFonts w:hint="eastAsia" w:eastAsia="新宋体"/>
          <w:b/>
          <w:bCs/>
          <w:sz w:val="24"/>
        </w:rPr>
        <w:t>院系：</w:t>
      </w:r>
      <w:r>
        <w:rPr>
          <w:rFonts w:hint="eastAsia" w:eastAsia="新宋体"/>
          <w:sz w:val="24"/>
          <w:u w:val="none"/>
        </w:rPr>
        <w:t>{dept}</w:t>
      </w:r>
      <w:r>
        <w:rPr>
          <w:rFonts w:hint="eastAsia" w:eastAsia="新宋体"/>
          <w:sz w:val="24"/>
          <w:u w:val="none"/>
          <w:lang w:val="en-US" w:eastAsia="zh-CN"/>
        </w:rPr>
        <w:t xml:space="preserve">     </w:t>
      </w:r>
      <w:r>
        <w:rPr>
          <w:rFonts w:hint="eastAsia" w:eastAsia="新宋体"/>
          <w:sz w:val="24"/>
          <w:u w:val="none"/>
        </w:rPr>
        <w:t xml:space="preserve"> </w:t>
      </w:r>
      <w:r>
        <w:rPr>
          <w:rFonts w:hint="eastAsia" w:eastAsia="新宋体"/>
          <w:b/>
          <w:bCs/>
          <w:sz w:val="24"/>
        </w:rPr>
        <w:t>专业：</w:t>
      </w:r>
      <w:r>
        <w:rPr>
          <w:rFonts w:hint="eastAsia" w:eastAsia="新宋体"/>
          <w:b w:val="0"/>
          <w:bCs w:val="0"/>
          <w:sz w:val="24"/>
        </w:rPr>
        <w:t>{major}</w:t>
      </w:r>
      <w:r>
        <w:rPr>
          <w:rFonts w:hint="eastAsia" w:eastAsia="新宋体"/>
          <w:b w:val="0"/>
          <w:bCs w:val="0"/>
          <w:sz w:val="24"/>
          <w:lang w:val="en-US" w:eastAsia="zh-CN"/>
        </w:rPr>
        <w:t xml:space="preserve">       </w:t>
      </w:r>
      <w:r>
        <w:rPr>
          <w:rFonts w:hint="eastAsia" w:eastAsia="新宋体"/>
          <w:b/>
          <w:bCs/>
          <w:sz w:val="24"/>
          <w:lang w:val="en-US" w:eastAsia="zh-CN"/>
        </w:rPr>
        <w:t xml:space="preserve"> </w:t>
      </w:r>
      <w:r>
        <w:rPr>
          <w:rFonts w:hint="eastAsia" w:eastAsia="新宋体"/>
          <w:b/>
          <w:bCs/>
          <w:sz w:val="24"/>
        </w:rPr>
        <w:t>年级：</w:t>
      </w:r>
      <w:r>
        <w:rPr>
          <w:rFonts w:hint="eastAsia" w:eastAsia="新宋体"/>
          <w:b w:val="0"/>
          <w:bCs w:val="0"/>
          <w:sz w:val="24"/>
        </w:rPr>
        <w:t>{grade}</w:t>
      </w:r>
      <w:r>
        <w:rPr>
          <w:rFonts w:hint="eastAsia" w:eastAsia="新宋体"/>
          <w:b w:val="0"/>
          <w:bCs w:val="0"/>
          <w:sz w:val="24"/>
          <w:lang w:val="en-US" w:eastAsia="zh-CN"/>
        </w:rPr>
        <w:t xml:space="preserve"> </w:t>
      </w:r>
      <w:r>
        <w:rPr>
          <w:rFonts w:hint="eastAsia" w:eastAsia="新宋体"/>
          <w:b/>
          <w:bCs/>
          <w:sz w:val="24"/>
        </w:rPr>
        <w:t>班级：{class}</w:t>
      </w:r>
    </w:p>
    <w:p w14:paraId="6310D54E">
      <w:pPr>
        <w:rPr>
          <w:rFonts w:hint="eastAsia" w:eastAsia="新宋体"/>
          <w:b/>
          <w:bCs/>
          <w:sz w:val="24"/>
        </w:rPr>
      </w:pPr>
    </w:p>
    <w:tbl>
      <w:tblPr>
        <w:tblStyle w:val="6"/>
        <w:tblW w:w="1097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5"/>
        <w:gridCol w:w="909"/>
        <w:gridCol w:w="834"/>
        <w:gridCol w:w="1146"/>
        <w:gridCol w:w="629"/>
        <w:gridCol w:w="921"/>
        <w:gridCol w:w="785"/>
        <w:gridCol w:w="433"/>
        <w:gridCol w:w="266"/>
        <w:gridCol w:w="111"/>
        <w:gridCol w:w="1311"/>
        <w:gridCol w:w="58"/>
        <w:gridCol w:w="404"/>
        <w:gridCol w:w="547"/>
        <w:gridCol w:w="387"/>
        <w:gridCol w:w="1573"/>
        <w:tblGridChange w:id="0">
          <w:tblGrid>
            <w:gridCol w:w="665"/>
            <w:gridCol w:w="909"/>
            <w:gridCol w:w="834"/>
            <w:gridCol w:w="1146"/>
            <w:gridCol w:w="629"/>
            <w:gridCol w:w="921"/>
            <w:gridCol w:w="785"/>
            <w:gridCol w:w="433"/>
            <w:gridCol w:w="266"/>
            <w:gridCol w:w="111"/>
            <w:gridCol w:w="1311"/>
            <w:gridCol w:w="58"/>
            <w:gridCol w:w="404"/>
            <w:gridCol w:w="547"/>
            <w:gridCol w:w="387"/>
            <w:gridCol w:w="1573"/>
          </w:tblGrid>
        </w:tblGridChange>
      </w:tblGrid>
      <w:tr w14:paraId="04AB2647">
        <w:trPr>
          <w:cantSplit/>
          <w:trHeight w:val="540" w:hRule="atLeast"/>
          <w:jc w:val="center"/>
        </w:trPr>
        <w:tc>
          <w:tcPr>
            <w:tcW w:w="665" w:type="dxa"/>
            <w:vMerge w:val="restart"/>
            <w:noWrap w:val="0"/>
            <w:textDirection w:val="tbRlV"/>
            <w:vAlign w:val="center"/>
          </w:tcPr>
          <w:p w14:paraId="5C891672">
            <w:pPr>
              <w:ind w:left="113" w:right="113"/>
              <w:jc w:val="center"/>
              <w:rPr>
                <w:rFonts w:hint="eastAsia" w:ascii="黑体" w:hAnsi="新宋体" w:eastAsia="黑体"/>
                <w:b/>
                <w:bCs/>
              </w:rPr>
            </w:pPr>
            <w:r>
              <w:rPr>
                <w:rFonts w:hint="eastAsia" w:ascii="黑体" w:hAnsi="新宋体" w:eastAsia="黑体"/>
                <w:b/>
                <w:bCs/>
              </w:rPr>
              <w:t>基本情况</w:t>
            </w:r>
          </w:p>
        </w:tc>
        <w:tc>
          <w:tcPr>
            <w:tcW w:w="909" w:type="dxa"/>
            <w:noWrap w:val="0"/>
            <w:vAlign w:val="center"/>
          </w:tcPr>
          <w:p w14:paraId="0C5BF854">
            <w:pPr>
              <w:jc w:val="center"/>
              <w:rPr>
                <w:rFonts w:hint="eastAsia" w:ascii="新宋体" w:hAnsi="新宋体" w:eastAsia="新宋体"/>
              </w:rPr>
            </w:pPr>
            <w:r>
              <w:rPr>
                <w:rFonts w:hint="eastAsia" w:ascii="新宋体" w:hAnsi="新宋体" w:eastAsia="新宋体"/>
              </w:rPr>
              <w:t>姓 名</w:t>
            </w:r>
          </w:p>
        </w:tc>
        <w:tc>
          <w:tcPr>
            <w:tcW w:w="1980" w:type="dxa"/>
            <w:gridSpan w:val="2"/>
            <w:noWrap w:val="0"/>
            <w:vAlign w:val="center"/>
          </w:tcPr>
          <w:p w14:paraId="77389153">
            <w:pPr>
              <w:jc w:val="center"/>
              <w:rPr>
                <w:rFonts w:hint="eastAsia" w:ascii="新宋体" w:hAnsi="新宋体" w:eastAsia="新宋体"/>
              </w:rPr>
            </w:pPr>
            <w:r>
              <w:rPr>
                <w:rFonts w:hint="eastAsia" w:ascii="新宋体" w:hAnsi="新宋体" w:eastAsia="新宋体"/>
              </w:rPr>
              <w:t>{student_name}</w:t>
            </w:r>
          </w:p>
        </w:tc>
        <w:tc>
          <w:tcPr>
            <w:tcW w:w="629" w:type="dxa"/>
            <w:noWrap w:val="0"/>
            <w:vAlign w:val="center"/>
          </w:tcPr>
          <w:p w14:paraId="23F04987">
            <w:pPr>
              <w:jc w:val="center"/>
              <w:rPr>
                <w:rFonts w:hint="eastAsia" w:ascii="新宋体" w:hAnsi="新宋体" w:eastAsia="新宋体"/>
              </w:rPr>
            </w:pPr>
            <w:r>
              <w:rPr>
                <w:rFonts w:hint="eastAsia" w:ascii="新宋体" w:hAnsi="新宋体" w:eastAsia="新宋体"/>
              </w:rPr>
              <w:t>性 别</w:t>
            </w:r>
          </w:p>
        </w:tc>
        <w:tc>
          <w:tcPr>
            <w:tcW w:w="921" w:type="dxa"/>
            <w:noWrap w:val="0"/>
            <w:vAlign w:val="center"/>
          </w:tcPr>
          <w:p w14:paraId="367EFA74">
            <w:pPr>
              <w:jc w:val="center"/>
              <w:rPr>
                <w:rFonts w:hint="eastAsia" w:ascii="新宋体" w:hAnsi="新宋体" w:eastAsia="新宋体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{gender}</w:t>
            </w:r>
          </w:p>
        </w:tc>
        <w:tc>
          <w:tcPr>
            <w:tcW w:w="1484" w:type="dxa"/>
            <w:gridSpan w:val="3"/>
            <w:noWrap w:val="0"/>
            <w:vAlign w:val="center"/>
          </w:tcPr>
          <w:p w14:paraId="25A371F5">
            <w:pPr>
              <w:jc w:val="center"/>
              <w:rPr>
                <w:rFonts w:hint="eastAsia" w:ascii="新宋体" w:hAnsi="新宋体" w:eastAsia="新宋体"/>
              </w:rPr>
            </w:pPr>
            <w:r>
              <w:rPr>
                <w:rFonts w:hint="eastAsia" w:ascii="新宋体" w:hAnsi="新宋体" w:eastAsia="新宋体"/>
              </w:rPr>
              <w:t>出生年月</w:t>
            </w:r>
          </w:p>
        </w:tc>
        <w:tc>
          <w:tcPr>
            <w:tcW w:w="1884" w:type="dxa"/>
            <w:gridSpan w:val="4"/>
            <w:noWrap w:val="0"/>
            <w:vAlign w:val="center"/>
          </w:tcPr>
          <w:p w14:paraId="08D1911F">
            <w:pPr>
              <w:jc w:val="center"/>
              <w:rPr>
                <w:rFonts w:hint="default" w:ascii="新宋体" w:hAnsi="新宋体" w:eastAsia="新宋体"/>
                <w:lang w:val="en-US" w:eastAsia="zh-CN"/>
              </w:rPr>
            </w:pPr>
            <w:r>
              <w:rPr>
                <w:rFonts w:hint="default" w:ascii="新宋体" w:hAnsi="新宋体" w:eastAsia="新宋体"/>
                <w:lang w:val="en-US" w:eastAsia="zh-CN"/>
              </w:rPr>
              <w:t>{birth}</w:t>
            </w:r>
          </w:p>
        </w:tc>
        <w:tc>
          <w:tcPr>
            <w:tcW w:w="934" w:type="dxa"/>
            <w:gridSpan w:val="2"/>
            <w:noWrap w:val="0"/>
            <w:vAlign w:val="center"/>
          </w:tcPr>
          <w:p w14:paraId="673F5C3E">
            <w:pPr>
              <w:jc w:val="center"/>
              <w:rPr>
                <w:rFonts w:hint="eastAsia" w:ascii="新宋体" w:hAnsi="新宋体" w:eastAsia="新宋体"/>
              </w:rPr>
            </w:pPr>
            <w:r>
              <w:rPr>
                <w:rFonts w:hint="eastAsia" w:ascii="新宋体" w:hAnsi="新宋体" w:eastAsia="新宋体"/>
              </w:rPr>
              <w:t>籍  贯</w:t>
            </w:r>
          </w:p>
        </w:tc>
        <w:tc>
          <w:tcPr>
            <w:tcW w:w="1573" w:type="dxa"/>
            <w:noWrap w:val="0"/>
            <w:vAlign w:val="center"/>
          </w:tcPr>
          <w:p w14:paraId="70341CEC">
            <w:pPr>
              <w:jc w:val="center"/>
              <w:rPr>
                <w:rFonts w:hint="default" w:ascii="新宋体" w:hAnsi="新宋体" w:eastAsia="新宋体"/>
                <w:lang w:val="en-US" w:eastAsia="zh-CN"/>
              </w:rPr>
            </w:pPr>
            <w:r>
              <w:commentReference w:id="0"/>
            </w:r>
            <w:r>
              <w:rPr>
                <w:rFonts w:hint="eastAsia"/>
              </w:rPr>
              <w:t>{native_place}</w:t>
            </w:r>
          </w:p>
        </w:tc>
      </w:tr>
      <w:tr w14:paraId="3F2EE00D">
        <w:trPr>
          <w:cantSplit/>
          <w:trHeight w:val="540" w:hRule="atLeast"/>
          <w:jc w:val="center"/>
        </w:trPr>
        <w:tc>
          <w:tcPr>
            <w:tcW w:w="665" w:type="dxa"/>
            <w:vMerge w:val="continue"/>
            <w:noWrap w:val="0"/>
            <w:vAlign w:val="center"/>
          </w:tcPr>
          <w:p w14:paraId="6C3E22A8">
            <w:pPr>
              <w:jc w:val="center"/>
              <w:rPr>
                <w:rFonts w:hint="eastAsia" w:ascii="新宋体" w:hAnsi="新宋体" w:eastAsia="新宋体"/>
                <w:b/>
                <w:bCs/>
              </w:rPr>
            </w:pPr>
          </w:p>
        </w:tc>
        <w:tc>
          <w:tcPr>
            <w:tcW w:w="909" w:type="dxa"/>
            <w:noWrap w:val="0"/>
            <w:vAlign w:val="center"/>
          </w:tcPr>
          <w:p w14:paraId="55FC3007">
            <w:pPr>
              <w:jc w:val="center"/>
              <w:rPr>
                <w:rFonts w:hint="eastAsia" w:ascii="新宋体" w:hAnsi="新宋体" w:eastAsia="新宋体"/>
              </w:rPr>
            </w:pPr>
            <w:r>
              <w:rPr>
                <w:rFonts w:hint="eastAsia" w:ascii="新宋体" w:hAnsi="新宋体" w:eastAsia="新宋体"/>
              </w:rPr>
              <w:t>身份证号 码</w:t>
            </w:r>
          </w:p>
        </w:tc>
        <w:tc>
          <w:tcPr>
            <w:tcW w:w="2609" w:type="dxa"/>
            <w:gridSpan w:val="3"/>
            <w:noWrap w:val="0"/>
            <w:vAlign w:val="center"/>
          </w:tcPr>
          <w:p w14:paraId="0DD4B5FA">
            <w:pPr>
              <w:jc w:val="center"/>
              <w:rPr>
                <w:rFonts w:hint="eastAsia" w:ascii="新宋体" w:hAnsi="新宋体" w:eastAsia="新宋体"/>
              </w:rPr>
            </w:pPr>
            <w:r>
              <w:rPr>
                <w:rFonts w:hint="eastAsia" w:ascii="新宋体" w:hAnsi="新宋体" w:eastAsia="新宋体"/>
              </w:rPr>
              <w:t>{id_card}</w:t>
            </w:r>
          </w:p>
        </w:tc>
        <w:tc>
          <w:tcPr>
            <w:tcW w:w="921" w:type="dxa"/>
            <w:noWrap w:val="0"/>
            <w:vAlign w:val="center"/>
          </w:tcPr>
          <w:p w14:paraId="60908A85">
            <w:pPr>
              <w:jc w:val="center"/>
              <w:rPr>
                <w:rFonts w:hint="eastAsia" w:ascii="新宋体" w:hAnsi="新宋体" w:eastAsia="新宋体"/>
              </w:rPr>
            </w:pPr>
            <w:r>
              <w:rPr>
                <w:rFonts w:hint="eastAsia" w:ascii="新宋体" w:hAnsi="新宋体" w:eastAsia="新宋体"/>
              </w:rPr>
              <w:t>家庭</w:t>
            </w:r>
            <w:r>
              <w:rPr>
                <w:rFonts w:ascii="新宋体" w:hAnsi="新宋体" w:eastAsia="新宋体"/>
              </w:rPr>
              <w:t>人口</w:t>
            </w:r>
          </w:p>
        </w:tc>
        <w:tc>
          <w:tcPr>
            <w:tcW w:w="1484" w:type="dxa"/>
            <w:gridSpan w:val="3"/>
            <w:noWrap w:val="0"/>
            <w:vAlign w:val="center"/>
          </w:tcPr>
          <w:p w14:paraId="47998BA3">
            <w:pPr>
              <w:jc w:val="center"/>
              <w:rPr>
                <w:rFonts w:hint="eastAsia" w:ascii="新宋体" w:hAnsi="新宋体" w:eastAsia="新宋体"/>
              </w:rPr>
            </w:pPr>
            <w:r>
              <w:commentReference w:id="1"/>
            </w:r>
            <w:r>
              <w:rPr>
                <w:rFonts w:hint="eastAsia"/>
              </w:rPr>
              <w:t>{family_pop}</w:t>
            </w:r>
          </w:p>
        </w:tc>
        <w:tc>
          <w:tcPr>
            <w:tcW w:w="1884" w:type="dxa"/>
            <w:gridSpan w:val="4"/>
            <w:noWrap w:val="0"/>
            <w:vAlign w:val="center"/>
          </w:tcPr>
          <w:p w14:paraId="70AE7C97">
            <w:pPr>
              <w:ind w:firstLine="105" w:firstLineChars="50"/>
              <w:rPr>
                <w:rFonts w:hint="eastAsia" w:ascii="新宋体" w:hAnsi="新宋体" w:eastAsia="新宋体"/>
              </w:rPr>
            </w:pPr>
            <w:r>
              <w:rPr>
                <w:rFonts w:hint="eastAsia" w:ascii="新宋体" w:hAnsi="新宋体" w:eastAsia="新宋体"/>
              </w:rPr>
              <w:t>手机号码</w:t>
            </w:r>
          </w:p>
        </w:tc>
        <w:tc>
          <w:tcPr>
            <w:tcW w:w="2507" w:type="dxa"/>
            <w:gridSpan w:val="3"/>
            <w:noWrap w:val="0"/>
            <w:vAlign w:val="center"/>
          </w:tcPr>
          <w:p w14:paraId="04DEF840">
            <w:pPr>
              <w:ind w:firstLine="210" w:firstLineChars="100"/>
              <w:rPr>
                <w:rFonts w:hint="eastAsia" w:ascii="新宋体" w:hAnsi="新宋体" w:eastAsia="新宋体"/>
              </w:rPr>
            </w:pPr>
            <w:r>
              <w:rPr>
                <w:rFonts w:hint="eastAsia" w:ascii="新宋体" w:hAnsi="新宋体" w:eastAsia="新宋体"/>
              </w:rPr>
              <w:t>{phone}</w:t>
            </w:r>
          </w:p>
        </w:tc>
      </w:tr>
      <w:tr w14:paraId="023F90DF">
        <w:trPr>
          <w:cantSplit/>
          <w:trHeight w:val="540" w:hRule="atLeast"/>
          <w:jc w:val="center"/>
        </w:trPr>
        <w:tc>
          <w:tcPr>
            <w:tcW w:w="665" w:type="dxa"/>
            <w:vMerge w:val="restart"/>
            <w:noWrap w:val="0"/>
            <w:vAlign w:val="center"/>
          </w:tcPr>
          <w:p w14:paraId="0E4AB6DA">
            <w:pPr>
              <w:jc w:val="center"/>
              <w:rPr>
                <w:rFonts w:hint="eastAsia" w:ascii="黑体" w:hAnsi="新宋体" w:eastAsia="黑体"/>
                <w:b/>
                <w:bCs/>
              </w:rPr>
            </w:pPr>
            <w:r>
              <w:rPr>
                <w:rFonts w:hint="eastAsia" w:ascii="黑体" w:hAnsi="新宋体" w:eastAsia="黑体"/>
                <w:b/>
                <w:bCs/>
              </w:rPr>
              <w:t>家庭通讯信息</w:t>
            </w:r>
          </w:p>
        </w:tc>
        <w:tc>
          <w:tcPr>
            <w:tcW w:w="1743" w:type="dxa"/>
            <w:gridSpan w:val="2"/>
            <w:noWrap w:val="0"/>
            <w:vAlign w:val="center"/>
          </w:tcPr>
          <w:p w14:paraId="69D235B9">
            <w:pPr>
              <w:jc w:val="center"/>
              <w:rPr>
                <w:rFonts w:hint="eastAsia" w:ascii="新宋体" w:hAnsi="新宋体" w:eastAsia="新宋体"/>
              </w:rPr>
            </w:pPr>
            <w:r>
              <w:rPr>
                <w:rFonts w:hint="eastAsia" w:ascii="新宋体" w:hAnsi="新宋体" w:eastAsia="新宋体"/>
              </w:rPr>
              <w:t>详细通讯地址</w:t>
            </w:r>
          </w:p>
        </w:tc>
        <w:tc>
          <w:tcPr>
            <w:tcW w:w="8571" w:type="dxa"/>
            <w:gridSpan w:val="13"/>
            <w:noWrap w:val="0"/>
            <w:vAlign w:val="center"/>
          </w:tcPr>
          <w:p w14:paraId="05006078">
            <w:pPr>
              <w:jc w:val="center"/>
              <w:rPr>
                <w:rFonts w:hint="eastAsia" w:ascii="新宋体" w:hAnsi="新宋体" w:eastAsia="新宋体"/>
              </w:rPr>
            </w:pPr>
            <w:r>
              <w:rPr>
                <w:rFonts w:hint="eastAsia" w:ascii="新宋体" w:hAnsi="新宋体" w:eastAsia="新宋体"/>
              </w:rPr>
              <w:t xml:space="preserve">  {address}</w:t>
            </w:r>
          </w:p>
        </w:tc>
      </w:tr>
      <w:tr w14:paraId="00BBFAF7">
        <w:trPr>
          <w:cantSplit/>
          <w:trHeight w:val="540" w:hRule="atLeast"/>
          <w:jc w:val="center"/>
        </w:trPr>
        <w:tc>
          <w:tcPr>
            <w:tcW w:w="665" w:type="dxa"/>
            <w:vMerge w:val="continue"/>
            <w:noWrap w:val="0"/>
            <w:vAlign w:val="top"/>
          </w:tcPr>
          <w:p w14:paraId="02F2847F">
            <w:pPr>
              <w:jc w:val="center"/>
              <w:rPr>
                <w:rFonts w:hint="eastAsia" w:ascii="新宋体" w:hAnsi="新宋体" w:eastAsia="新宋体"/>
              </w:rPr>
            </w:pPr>
          </w:p>
        </w:tc>
        <w:tc>
          <w:tcPr>
            <w:tcW w:w="1743" w:type="dxa"/>
            <w:gridSpan w:val="2"/>
            <w:noWrap w:val="0"/>
            <w:vAlign w:val="center"/>
          </w:tcPr>
          <w:p w14:paraId="66ABAD0B">
            <w:pPr>
              <w:jc w:val="center"/>
              <w:rPr>
                <w:rFonts w:hint="eastAsia" w:ascii="新宋体" w:hAnsi="新宋体" w:eastAsia="新宋体"/>
              </w:rPr>
            </w:pPr>
            <w:r>
              <w:rPr>
                <w:rFonts w:hint="eastAsia" w:ascii="新宋体" w:hAnsi="新宋体" w:eastAsia="新宋体"/>
              </w:rPr>
              <w:t>邮政编码</w:t>
            </w:r>
          </w:p>
        </w:tc>
        <w:tc>
          <w:tcPr>
            <w:tcW w:w="1775" w:type="dxa"/>
            <w:gridSpan w:val="2"/>
            <w:noWrap w:val="0"/>
            <w:vAlign w:val="center"/>
          </w:tcPr>
          <w:p w14:paraId="178D2A95">
            <w:pPr>
              <w:jc w:val="center"/>
              <w:rPr>
                <w:rFonts w:hint="eastAsia" w:ascii="新宋体" w:hAnsi="新宋体" w:eastAsia="新宋体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{postal_code}</w:t>
            </w:r>
          </w:p>
        </w:tc>
        <w:tc>
          <w:tcPr>
            <w:tcW w:w="1706" w:type="dxa"/>
            <w:gridSpan w:val="2"/>
            <w:noWrap w:val="0"/>
            <w:vAlign w:val="center"/>
          </w:tcPr>
          <w:p w14:paraId="1415958E">
            <w:pPr>
              <w:jc w:val="center"/>
              <w:rPr>
                <w:rFonts w:hint="eastAsia" w:ascii="新宋体" w:hAnsi="新宋体" w:eastAsia="新宋体"/>
              </w:rPr>
            </w:pPr>
            <w:r>
              <w:rPr>
                <w:rFonts w:hint="eastAsia" w:ascii="新宋体" w:hAnsi="新宋体" w:eastAsia="新宋体"/>
              </w:rPr>
              <w:t>家长</w:t>
            </w:r>
            <w:r>
              <w:rPr>
                <w:rFonts w:ascii="新宋体" w:hAnsi="新宋体" w:eastAsia="新宋体"/>
              </w:rPr>
              <w:t>手机</w:t>
            </w:r>
            <w:r>
              <w:rPr>
                <w:rFonts w:hint="eastAsia" w:ascii="新宋体" w:hAnsi="新宋体" w:eastAsia="新宋体"/>
              </w:rPr>
              <w:t>号码</w:t>
            </w:r>
          </w:p>
        </w:tc>
        <w:tc>
          <w:tcPr>
            <w:tcW w:w="5090" w:type="dxa"/>
            <w:gridSpan w:val="9"/>
            <w:noWrap w:val="0"/>
            <w:vAlign w:val="center"/>
          </w:tcPr>
          <w:p w14:paraId="7BEBA9D5">
            <w:pPr>
              <w:rPr>
                <w:rFonts w:hint="eastAsia" w:ascii="新宋体" w:hAnsi="新宋体" w:eastAsia="新宋体"/>
              </w:rPr>
            </w:pPr>
            <w:r>
              <w:rPr>
                <w:rFonts w:hint="eastAsia" w:ascii="新宋体" w:hAnsi="新宋体" w:eastAsia="新宋体"/>
              </w:rPr>
              <w:t xml:space="preserve">     </w:t>
            </w:r>
            <w:r>
              <w:rPr>
                <w:rFonts w:ascii="宋体" w:hAnsi="宋体" w:eastAsia="宋体"/>
                <w:b w:val="0"/>
                <w:sz w:val="21"/>
              </w:rPr>
              <w:t>{guardian_phone}</w:t>
            </w:r>
          </w:p>
        </w:tc>
      </w:tr>
      <w:tr w14:paraId="280A505D">
        <w:trPr>
          <w:cantSplit/>
          <w:trHeight w:val="540" w:hRule="atLeast"/>
          <w:jc w:val="center"/>
        </w:trPr>
        <w:tc>
          <w:tcPr>
            <w:tcW w:w="665" w:type="dxa"/>
            <w:vMerge w:val="restart"/>
            <w:noWrap w:val="0"/>
            <w:textDirection w:val="tbRlV"/>
            <w:vAlign w:val="center"/>
          </w:tcPr>
          <w:p w14:paraId="1A5C29A9">
            <w:pPr>
              <w:ind w:left="113" w:right="113"/>
              <w:jc w:val="center"/>
              <w:rPr>
                <w:rFonts w:hint="eastAsia" w:ascii="黑体" w:hAnsi="新宋体" w:eastAsia="黑体"/>
                <w:b/>
                <w:bCs/>
              </w:rPr>
            </w:pPr>
            <w:r>
              <w:rPr>
                <w:rFonts w:hint="eastAsia" w:ascii="黑体" w:hAnsi="新宋体" w:eastAsia="黑体"/>
                <w:b/>
                <w:bCs/>
              </w:rPr>
              <w:t>家庭成员情况</w:t>
            </w:r>
          </w:p>
        </w:tc>
        <w:tc>
          <w:tcPr>
            <w:tcW w:w="909" w:type="dxa"/>
            <w:noWrap w:val="0"/>
            <w:vAlign w:val="center"/>
          </w:tcPr>
          <w:p w14:paraId="3AD82523">
            <w:pPr>
              <w:spacing w:line="300" w:lineRule="exact"/>
              <w:jc w:val="center"/>
              <w:rPr>
                <w:rFonts w:hint="eastAsia" w:ascii="新宋体" w:hAnsi="新宋体" w:eastAsia="新宋体"/>
              </w:rPr>
            </w:pPr>
            <w:r>
              <w:rPr>
                <w:rFonts w:hint="eastAsia" w:ascii="新宋体" w:hAnsi="新宋体" w:eastAsia="新宋体"/>
              </w:rPr>
              <w:t>姓名</w:t>
            </w:r>
          </w:p>
        </w:tc>
        <w:tc>
          <w:tcPr>
            <w:tcW w:w="834" w:type="dxa"/>
            <w:noWrap w:val="0"/>
            <w:vAlign w:val="center"/>
          </w:tcPr>
          <w:p w14:paraId="6F13FC42">
            <w:pPr>
              <w:spacing w:line="300" w:lineRule="exact"/>
              <w:jc w:val="center"/>
              <w:rPr>
                <w:rFonts w:hint="eastAsia" w:ascii="新宋体" w:hAnsi="新宋体" w:eastAsia="新宋体"/>
              </w:rPr>
            </w:pPr>
            <w:r>
              <w:rPr>
                <w:rFonts w:hint="eastAsia" w:ascii="新宋体" w:hAnsi="新宋体" w:eastAsia="新宋体"/>
              </w:rPr>
              <w:t>年龄</w:t>
            </w:r>
          </w:p>
        </w:tc>
        <w:tc>
          <w:tcPr>
            <w:tcW w:w="1146" w:type="dxa"/>
            <w:noWrap w:val="0"/>
            <w:vAlign w:val="center"/>
          </w:tcPr>
          <w:p w14:paraId="53BF7CBE">
            <w:pPr>
              <w:spacing w:line="300" w:lineRule="exact"/>
              <w:jc w:val="center"/>
              <w:rPr>
                <w:rFonts w:hint="eastAsia" w:ascii="新宋体" w:hAnsi="新宋体" w:eastAsia="新宋体"/>
              </w:rPr>
            </w:pPr>
            <w:r>
              <w:rPr>
                <w:rFonts w:hint="eastAsia" w:ascii="新宋体" w:hAnsi="新宋体" w:eastAsia="新宋体"/>
              </w:rPr>
              <w:t>与学生</w:t>
            </w:r>
          </w:p>
          <w:p w14:paraId="28BBD5D8">
            <w:pPr>
              <w:spacing w:line="300" w:lineRule="exact"/>
              <w:jc w:val="center"/>
              <w:rPr>
                <w:rFonts w:hint="eastAsia" w:ascii="新宋体" w:hAnsi="新宋体" w:eastAsia="新宋体"/>
              </w:rPr>
            </w:pPr>
            <w:r>
              <w:rPr>
                <w:rFonts w:hint="eastAsia" w:ascii="新宋体" w:hAnsi="新宋体" w:eastAsia="新宋体"/>
              </w:rPr>
              <w:t>关系</w:t>
            </w:r>
          </w:p>
        </w:tc>
        <w:tc>
          <w:tcPr>
            <w:tcW w:w="3145" w:type="dxa"/>
            <w:gridSpan w:val="6"/>
            <w:noWrap w:val="0"/>
            <w:vAlign w:val="center"/>
          </w:tcPr>
          <w:p w14:paraId="13F2BDCF">
            <w:pPr>
              <w:spacing w:line="300" w:lineRule="exact"/>
              <w:jc w:val="center"/>
              <w:rPr>
                <w:rFonts w:hint="eastAsia" w:ascii="新宋体" w:hAnsi="新宋体" w:eastAsia="新宋体"/>
              </w:rPr>
            </w:pPr>
            <w:r>
              <w:rPr>
                <w:rFonts w:hint="eastAsia" w:ascii="新宋体" w:hAnsi="新宋体" w:eastAsia="新宋体"/>
              </w:rPr>
              <w:t>工作（学习）单位</w:t>
            </w:r>
          </w:p>
        </w:tc>
        <w:tc>
          <w:tcPr>
            <w:tcW w:w="1311" w:type="dxa"/>
            <w:noWrap w:val="0"/>
            <w:vAlign w:val="center"/>
          </w:tcPr>
          <w:p w14:paraId="676605F3">
            <w:pPr>
              <w:spacing w:line="300" w:lineRule="exact"/>
              <w:jc w:val="center"/>
              <w:rPr>
                <w:rFonts w:hint="eastAsia" w:ascii="新宋体" w:hAnsi="新宋体" w:eastAsia="新宋体"/>
              </w:rPr>
            </w:pPr>
            <w:r>
              <w:rPr>
                <w:rFonts w:hint="eastAsia" w:ascii="新宋体" w:hAnsi="新宋体" w:eastAsia="新宋体"/>
              </w:rPr>
              <w:t>职业</w:t>
            </w:r>
          </w:p>
        </w:tc>
        <w:tc>
          <w:tcPr>
            <w:tcW w:w="1009" w:type="dxa"/>
            <w:gridSpan w:val="3"/>
            <w:noWrap w:val="0"/>
            <w:vAlign w:val="center"/>
          </w:tcPr>
          <w:p w14:paraId="3F21CAEA">
            <w:pPr>
              <w:spacing w:line="300" w:lineRule="exact"/>
              <w:jc w:val="center"/>
              <w:rPr>
                <w:rFonts w:hint="eastAsia" w:ascii="新宋体" w:hAnsi="新宋体" w:eastAsia="新宋体"/>
              </w:rPr>
            </w:pPr>
            <w:r>
              <w:rPr>
                <w:rFonts w:hint="eastAsia" w:ascii="新宋体" w:hAnsi="新宋体" w:eastAsia="新宋体"/>
              </w:rPr>
              <w:t>年收入（元）</w:t>
            </w:r>
          </w:p>
        </w:tc>
        <w:tc>
          <w:tcPr>
            <w:tcW w:w="1960" w:type="dxa"/>
            <w:gridSpan w:val="2"/>
            <w:noWrap w:val="0"/>
            <w:vAlign w:val="center"/>
          </w:tcPr>
          <w:p w14:paraId="32B680C1">
            <w:pPr>
              <w:spacing w:line="300" w:lineRule="exact"/>
              <w:jc w:val="center"/>
              <w:rPr>
                <w:rFonts w:hint="eastAsia" w:ascii="新宋体" w:hAnsi="新宋体" w:eastAsia="新宋体"/>
              </w:rPr>
            </w:pPr>
            <w:r>
              <w:rPr>
                <w:rFonts w:hint="eastAsia" w:ascii="新宋体" w:hAnsi="新宋体" w:eastAsia="新宋体"/>
              </w:rPr>
              <w:t>健康状况</w:t>
            </w:r>
          </w:p>
        </w:tc>
      </w:tr>
      <w:tr w14:paraId="025706DD">
        <w:tblPrEx>
          <w:tblPrExChange w:id="1" w:author="王一锋" w:date="2026-07-04T21:56:00Z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cantSplit/>
          <w:trHeight w:val="186" w:hRule="atLeast"/>
          <w:jc w:val="center"/>
          <w:trPrChange w:id="1" w:author="王一锋" w:date="2026-07-04T21:56:00Z">
            <w:trPr>
              <w:cantSplit/>
              <w:trHeight w:val="186" w:hRule="atLeast"/>
              <w:jc w:val="center"/>
            </w:trPr>
          </w:trPrChange>
        </w:trPr>
        <w:tc>
          <w:tcPr>
            <w:tcW w:w="665" w:type="dxa"/>
            <w:vMerge w:val="continue"/>
            <w:noWrap w:val="0"/>
            <w:vAlign w:val="top"/>
            <w:tcPrChange w:id="2" w:author="王一锋" w:date="2026-07-04T21:56:00Z">
              <w:tcPr>
                <w:tcW w:w="665" w:type="dxa"/>
                <w:vMerge w:val="continue"/>
                <w:noWrap w:val="0"/>
                <w:vAlign w:val="top"/>
              </w:tcPr>
            </w:tcPrChange>
          </w:tcPr>
          <w:p w14:paraId="782AD3B9">
            <w:pPr>
              <w:jc w:val="left"/>
              <w:rPr>
                <w:rFonts w:hint="eastAsia" w:ascii="宋体" w:hAnsi="宋体" w:eastAsia="宋体" w:cs="宋体"/>
                <w:sz w:val="13"/>
                <w:szCs w:val="13"/>
                <w:rPrChange w:id="4" w:author="王一锋" w:date="2026-07-04T21:57:13Z">
                  <w:rPr>
                    <w:rFonts w:hint="eastAsia"/>
                  </w:rPr>
                </w:rPrChange>
              </w:rPr>
              <w:pPrChange w:id="3" w:author="王一锋" w:date="2026-07-04T21:56:12Z">
                <w:pPr>
                  <w:jc w:val="center"/>
                </w:pPr>
              </w:pPrChange>
            </w:pPr>
          </w:p>
        </w:tc>
        <w:tc>
          <w:tcPr>
            <w:tcW w:w="909" w:type="dxa"/>
            <w:noWrap w:val="0"/>
            <w:vAlign w:val="top"/>
            <w:tcPrChange w:id="5" w:author="王一锋" w:date="2026-07-04T21:56:00Z">
              <w:tcPr>
                <w:tcW w:w="909" w:type="dxa"/>
                <w:noWrap w:val="0"/>
                <w:vAlign w:val="center"/>
              </w:tcPr>
            </w:tcPrChange>
          </w:tcPr>
          <w:p w14:paraId="1615B498">
            <w:pPr>
              <w:spacing w:line="240" w:lineRule="auto"/>
              <w:jc w:val="left"/>
              <w:rPr>
                <w:rFonts w:hint="eastAsia" w:ascii="宋体" w:hAnsi="宋体" w:eastAsia="宋体" w:cs="宋体"/>
                <w:sz w:val="13"/>
                <w:szCs w:val="13"/>
                <w:lang w:val="en-US" w:eastAsia="zh-CN"/>
                <w:rPrChange w:id="7" w:author="王一锋" w:date="2026-07-04T21:57:13Z">
                  <w:rPr>
                    <w:rFonts w:hint="eastAsia"/>
                    <w:lang w:val="en-US" w:eastAsia="zh-CN"/>
                  </w:rPr>
                </w:rPrChange>
              </w:rPr>
              <w:pPrChange w:id="6" w:author="王一锋" w:date="2026-07-04T21:56:12Z">
                <w:pPr>
                  <w:spacing w:line="300" w:lineRule="exact"/>
                  <w:jc w:val="center"/>
                </w:pPr>
              </w:pPrChange>
            </w:pPr>
            <w:r>
              <w:rPr>
                <w:rFonts w:hint="eastAsia" w:ascii="宋体" w:hAnsi="宋体" w:eastAsia="宋体" w:cs="宋体"/>
                <w:sz w:val="13"/>
                <w:szCs w:val="13"/>
                <w:rPrChange w:id="8" w:author="王一锋" w:date="2026-07-04T21:57:13Z">
                  <w:rPr>
                    <w:rFonts w:hint="eastAsia"/>
                  </w:rPr>
                </w:rPrChange>
              </w:rPr>
              <w:commentReference w:id="2"/>
            </w:r>
            <w:r>
              <w:rPr>
                <w:rFonts w:hint="eastAsia" w:ascii="宋体" w:hAnsi="宋体" w:eastAsia="宋体" w:cs="宋体"/>
                <w:sz w:val="13"/>
                <w:szCs w:val="13"/>
                <w:rPrChange w:id="9" w:author="王一锋" w:date="2026-07-04T21:57:13Z">
                  <w:rPr>
                    <w:rFonts w:hint="eastAsia"/>
                  </w:rPr>
                </w:rPrChange>
              </w:rPr>
              <w:t>{M1_NAME}</w:t>
            </w:r>
          </w:p>
        </w:tc>
        <w:tc>
          <w:tcPr>
            <w:tcW w:w="834" w:type="dxa"/>
            <w:shd w:val="clear" w:color="auto" w:fill="auto"/>
            <w:noWrap w:val="0"/>
            <w:vAlign w:val="center"/>
            <w:tcPrChange w:id="10" w:author="王一锋" w:date="2026-07-04T21:56:00Z">
              <w:tcPr>
                <w:tcW w:w="834" w:type="dxa"/>
                <w:shd w:val="clear" w:color="auto" w:fill="auto"/>
                <w:noWrap w:val="0"/>
                <w:vAlign w:val="center"/>
              </w:tcPr>
            </w:tcPrChange>
          </w:tcPr>
          <w:p w14:paraId="6798F9F6">
            <w:pPr>
              <w:jc w:val="left"/>
              <w:rPr>
                <w:rFonts w:hint="eastAsia" w:ascii="宋体" w:hAnsi="宋体" w:eastAsia="宋体" w:cs="宋体"/>
                <w:sz w:val="13"/>
                <w:szCs w:val="13"/>
                <w:lang w:val="en-US" w:eastAsia="zh-CN"/>
                <w:rPrChange w:id="12" w:author="王一锋" w:date="2026-07-04T21:57:13Z">
                  <w:rPr>
                    <w:rFonts w:hint="eastAsia"/>
                    <w:lang w:val="en-US" w:eastAsia="zh-CN"/>
                  </w:rPr>
                </w:rPrChange>
              </w:rPr>
              <w:pPrChange w:id="11" w:author="王一锋" w:date="2026-07-04T21:56:12Z">
                <w:pPr>
                  <w:jc w:val="center"/>
                </w:pPr>
              </w:pPrChange>
            </w:pPr>
            <w:r>
              <w:rPr>
                <w:rFonts w:hint="eastAsia" w:ascii="宋体" w:hAnsi="宋体" w:eastAsia="宋体" w:cs="宋体"/>
                <w:sz w:val="13"/>
                <w:szCs w:val="13"/>
                <w:rPrChange w:id="13" w:author="王一锋" w:date="2026-07-04T21:57:13Z">
                  <w:rPr/>
                </w:rPrChange>
              </w:rPr>
              <w:t>{M1_AGE}</w:t>
            </w:r>
          </w:p>
        </w:tc>
        <w:tc>
          <w:tcPr>
            <w:tcW w:w="1146" w:type="dxa"/>
            <w:shd w:val="clear" w:color="auto" w:fill="auto"/>
            <w:noWrap w:val="0"/>
            <w:vAlign w:val="center"/>
            <w:tcPrChange w:id="14" w:author="王一锋" w:date="2026-07-04T21:56:00Z">
              <w:tcPr>
                <w:tcW w:w="1146" w:type="dxa"/>
                <w:shd w:val="clear" w:color="auto" w:fill="auto"/>
                <w:noWrap w:val="0"/>
                <w:vAlign w:val="center"/>
              </w:tcPr>
            </w:tcPrChange>
          </w:tcPr>
          <w:p w14:paraId="57238B8D">
            <w:pPr>
              <w:jc w:val="left"/>
              <w:rPr>
                <w:rFonts w:hint="eastAsia" w:ascii="宋体" w:hAnsi="宋体" w:eastAsia="宋体" w:cs="宋体"/>
                <w:sz w:val="13"/>
                <w:szCs w:val="13"/>
                <w:lang w:val="en-US" w:eastAsia="zh-CN"/>
                <w:rPrChange w:id="16" w:author="王一锋" w:date="2026-07-04T21:57:13Z">
                  <w:rPr>
                    <w:rFonts w:hint="eastAsia"/>
                    <w:lang w:val="en-US" w:eastAsia="zh-CN"/>
                  </w:rPr>
                </w:rPrChange>
              </w:rPr>
              <w:pPrChange w:id="15" w:author="王一锋" w:date="2026-07-04T21:56:12Z">
                <w:pPr>
                  <w:jc w:val="center"/>
                </w:pPr>
              </w:pPrChange>
            </w:pPr>
            <w:r>
              <w:rPr>
                <w:rFonts w:hint="eastAsia" w:ascii="宋体" w:hAnsi="宋体" w:eastAsia="宋体" w:cs="宋体"/>
                <w:sz w:val="13"/>
                <w:szCs w:val="13"/>
                <w:rPrChange w:id="17" w:author="王一锋" w:date="2026-07-04T21:57:13Z">
                  <w:rPr/>
                </w:rPrChange>
              </w:rPr>
              <w:t>{M1_RELATION}</w:t>
            </w:r>
          </w:p>
        </w:tc>
        <w:tc>
          <w:tcPr>
            <w:tcW w:w="3145" w:type="dxa"/>
            <w:gridSpan w:val="6"/>
            <w:shd w:val="clear" w:color="auto" w:fill="auto"/>
            <w:noWrap w:val="0"/>
            <w:vAlign w:val="center"/>
            <w:tcPrChange w:id="18" w:author="王一锋" w:date="2026-07-04T21:56:00Z">
              <w:tcPr>
                <w:tcW w:w="3145" w:type="dxa"/>
                <w:gridSpan w:val="6"/>
                <w:shd w:val="clear" w:color="auto" w:fill="auto"/>
                <w:noWrap w:val="0"/>
                <w:vAlign w:val="center"/>
              </w:tcPr>
            </w:tcPrChange>
          </w:tcPr>
          <w:p w14:paraId="70403687">
            <w:pPr>
              <w:jc w:val="left"/>
              <w:rPr>
                <w:rFonts w:hint="eastAsia" w:ascii="宋体" w:hAnsi="宋体" w:eastAsia="宋体" w:cs="宋体"/>
                <w:sz w:val="13"/>
                <w:szCs w:val="13"/>
                <w:lang w:val="en-US" w:eastAsia="zh-CN"/>
                <w:rPrChange w:id="20" w:author="王一锋" w:date="2026-07-04T21:57:13Z">
                  <w:rPr>
                    <w:rFonts w:hint="eastAsia"/>
                    <w:lang w:val="en-US" w:eastAsia="zh-CN"/>
                  </w:rPr>
                </w:rPrChange>
              </w:rPr>
              <w:pPrChange w:id="19" w:author="王一锋" w:date="2026-07-04T21:56:12Z">
                <w:pPr>
                  <w:jc w:val="center"/>
                </w:pPr>
              </w:pPrChange>
            </w:pPr>
            <w:r>
              <w:rPr>
                <w:rFonts w:hint="eastAsia" w:ascii="宋体" w:hAnsi="宋体" w:eastAsia="宋体" w:cs="宋体"/>
                <w:sz w:val="13"/>
                <w:szCs w:val="13"/>
                <w:rPrChange w:id="21" w:author="王一锋" w:date="2026-07-04T21:57:13Z">
                  <w:rPr/>
                </w:rPrChange>
              </w:rPr>
              <w:t>{M1_WORK}</w:t>
            </w:r>
          </w:p>
        </w:tc>
        <w:tc>
          <w:tcPr>
            <w:tcW w:w="1311" w:type="dxa"/>
            <w:shd w:val="clear" w:color="auto" w:fill="auto"/>
            <w:noWrap w:val="0"/>
            <w:vAlign w:val="center"/>
            <w:tcPrChange w:id="22" w:author="王一锋" w:date="2026-07-04T21:56:00Z">
              <w:tcPr>
                <w:tcW w:w="1311" w:type="dxa"/>
                <w:shd w:val="clear" w:color="auto" w:fill="auto"/>
                <w:noWrap w:val="0"/>
                <w:vAlign w:val="center"/>
              </w:tcPr>
            </w:tcPrChange>
          </w:tcPr>
          <w:p w14:paraId="27CB0C96">
            <w:pPr>
              <w:jc w:val="left"/>
              <w:rPr>
                <w:rFonts w:hint="eastAsia" w:ascii="宋体" w:hAnsi="宋体" w:eastAsia="宋体" w:cs="宋体"/>
                <w:sz w:val="13"/>
                <w:szCs w:val="13"/>
                <w:lang w:val="en-US" w:eastAsia="zh-CN"/>
                <w:rPrChange w:id="24" w:author="王一锋" w:date="2026-07-04T21:57:13Z">
                  <w:rPr>
                    <w:rFonts w:hint="eastAsia"/>
                    <w:lang w:val="en-US" w:eastAsia="zh-CN"/>
                  </w:rPr>
                </w:rPrChange>
              </w:rPr>
              <w:pPrChange w:id="23" w:author="王一锋" w:date="2026-07-04T21:56:12Z">
                <w:pPr>
                  <w:jc w:val="center"/>
                </w:pPr>
              </w:pPrChange>
            </w:pPr>
            <w:r>
              <w:rPr>
                <w:rFonts w:hint="eastAsia" w:ascii="宋体" w:hAnsi="宋体" w:eastAsia="宋体" w:cs="宋体"/>
                <w:sz w:val="13"/>
                <w:szCs w:val="13"/>
                <w:rPrChange w:id="25" w:author="王一锋" w:date="2026-07-04T21:57:13Z">
                  <w:rPr/>
                </w:rPrChange>
              </w:rPr>
              <w:t>{M1_OCCUPATION}</w:t>
            </w:r>
          </w:p>
        </w:tc>
        <w:tc>
          <w:tcPr>
            <w:tcW w:w="1009" w:type="dxa"/>
            <w:gridSpan w:val="3"/>
            <w:shd w:val="clear" w:color="auto" w:fill="auto"/>
            <w:noWrap w:val="0"/>
            <w:vAlign w:val="center"/>
            <w:tcPrChange w:id="26" w:author="王一锋" w:date="2026-07-04T21:56:00Z">
              <w:tcPr>
                <w:tcW w:w="1009" w:type="dxa"/>
                <w:gridSpan w:val="3"/>
                <w:shd w:val="clear" w:color="auto" w:fill="auto"/>
                <w:noWrap w:val="0"/>
                <w:vAlign w:val="center"/>
              </w:tcPr>
            </w:tcPrChange>
          </w:tcPr>
          <w:p w14:paraId="55CB23D1">
            <w:pPr>
              <w:jc w:val="left"/>
              <w:rPr>
                <w:rFonts w:hint="eastAsia" w:ascii="宋体" w:hAnsi="宋体" w:eastAsia="宋体" w:cs="宋体"/>
                <w:sz w:val="13"/>
                <w:szCs w:val="13"/>
                <w:lang w:val="en-US" w:eastAsia="zh-CN"/>
                <w:rPrChange w:id="28" w:author="王一锋" w:date="2026-07-04T21:57:13Z">
                  <w:rPr>
                    <w:rFonts w:hint="eastAsia"/>
                    <w:lang w:val="en-US" w:eastAsia="zh-CN"/>
                  </w:rPr>
                </w:rPrChange>
              </w:rPr>
              <w:pPrChange w:id="27" w:author="王一锋" w:date="2026-07-04T21:56:12Z">
                <w:pPr>
                  <w:jc w:val="center"/>
                </w:pPr>
              </w:pPrChange>
            </w:pPr>
            <w:r>
              <w:rPr>
                <w:rFonts w:hint="eastAsia" w:ascii="宋体" w:hAnsi="宋体" w:eastAsia="宋体" w:cs="宋体"/>
                <w:sz w:val="13"/>
                <w:szCs w:val="13"/>
                <w:rPrChange w:id="29" w:author="王一锋" w:date="2026-07-04T21:57:13Z">
                  <w:rPr/>
                </w:rPrChange>
              </w:rPr>
              <w:t>{M1_INCOME}</w:t>
            </w:r>
          </w:p>
        </w:tc>
        <w:tc>
          <w:tcPr>
            <w:tcW w:w="1960" w:type="dxa"/>
            <w:gridSpan w:val="2"/>
            <w:shd w:val="clear" w:color="auto" w:fill="auto"/>
            <w:noWrap w:val="0"/>
            <w:vAlign w:val="center"/>
            <w:tcPrChange w:id="30" w:author="王一锋" w:date="2026-07-04T21:56:00Z">
              <w:tcPr>
                <w:tcW w:w="1960" w:type="dxa"/>
                <w:gridSpan w:val="2"/>
                <w:shd w:val="clear" w:color="auto" w:fill="auto"/>
                <w:noWrap w:val="0"/>
                <w:vAlign w:val="center"/>
              </w:tcPr>
            </w:tcPrChange>
          </w:tcPr>
          <w:p w14:paraId="2E8FE52E">
            <w:pPr>
              <w:jc w:val="left"/>
              <w:rPr>
                <w:rFonts w:hint="eastAsia" w:ascii="宋体" w:hAnsi="宋体" w:eastAsia="宋体" w:cs="宋体"/>
                <w:sz w:val="13"/>
                <w:szCs w:val="13"/>
                <w:lang w:val="en-US" w:eastAsia="zh-CN"/>
                <w:rPrChange w:id="32" w:author="王一锋" w:date="2026-07-04T21:57:13Z">
                  <w:rPr>
                    <w:rFonts w:hint="eastAsia"/>
                    <w:lang w:val="en-US" w:eastAsia="zh-CN"/>
                  </w:rPr>
                </w:rPrChange>
              </w:rPr>
              <w:pPrChange w:id="31" w:author="王一锋" w:date="2026-07-04T21:56:12Z">
                <w:pPr>
                  <w:jc w:val="center"/>
                </w:pPr>
              </w:pPrChange>
            </w:pPr>
            <w:r>
              <w:rPr>
                <w:rFonts w:hint="eastAsia" w:ascii="宋体" w:hAnsi="宋体" w:eastAsia="宋体" w:cs="宋体"/>
                <w:sz w:val="13"/>
                <w:szCs w:val="13"/>
                <w:rPrChange w:id="33" w:author="王一锋" w:date="2026-07-04T21:57:13Z">
                  <w:rPr/>
                </w:rPrChange>
              </w:rPr>
              <w:t>{M1_HEALTH}</w:t>
            </w:r>
          </w:p>
        </w:tc>
      </w:tr>
      <w:tr w14:paraId="234B6633">
        <w:trPr>
          <w:cantSplit/>
          <w:trHeight w:val="135" w:hRule="atLeast"/>
          <w:jc w:val="center"/>
        </w:trPr>
        <w:tc>
          <w:tcPr>
            <w:tcW w:w="665" w:type="dxa"/>
            <w:vMerge w:val="continue"/>
            <w:noWrap w:val="0"/>
            <w:vAlign w:val="top"/>
          </w:tcPr>
          <w:p w14:paraId="6F4C7159">
            <w:pPr>
              <w:jc w:val="center"/>
              <w:rPr>
                <w:rFonts w:hint="eastAsia" w:ascii="新宋体" w:hAnsi="新宋体" w:eastAsia="新宋体"/>
              </w:rPr>
            </w:pPr>
          </w:p>
        </w:tc>
        <w:tc>
          <w:tcPr>
            <w:tcW w:w="909" w:type="dxa"/>
            <w:shd w:val="clear" w:color="auto" w:fill="auto"/>
            <w:noWrap w:val="0"/>
            <w:vAlign w:val="center"/>
          </w:tcPr>
          <w:p w14:paraId="1CEEB609">
            <w:pPr>
              <w:spacing w:line="240" w:lineRule="auto"/>
              <w:jc w:val="left"/>
              <w:rPr>
                <w:rFonts w:hint="eastAsia" w:ascii="宋体" w:hAnsi="宋体" w:eastAsia="宋体" w:cs="宋体"/>
                <w:sz w:val="13"/>
                <w:szCs w:val="13"/>
                <w:lang w:val="en-US" w:eastAsia="zh-CN"/>
                <w:rPrChange w:id="35" w:author="王一锋" w:date="2026-07-04T21:57:02Z">
                  <w:rPr>
                    <w:rFonts w:hint="eastAsia"/>
                    <w:lang w:val="en-US" w:eastAsia="zh-CN"/>
                  </w:rPr>
                </w:rPrChange>
              </w:rPr>
              <w:pPrChange w:id="34" w:author="王一锋" w:date="2026-07-04T21:56:52Z">
                <w:pPr>
                  <w:spacing w:line="300" w:lineRule="exact"/>
                  <w:jc w:val="center"/>
                </w:pPr>
              </w:pPrChange>
            </w:pPr>
            <w:r>
              <w:rPr>
                <w:rFonts w:hint="eastAsia" w:ascii="宋体" w:hAnsi="宋体" w:eastAsia="宋体" w:cs="宋体"/>
                <w:sz w:val="13"/>
                <w:szCs w:val="13"/>
                <w:rPrChange w:id="36" w:author="王一锋" w:date="2026-07-04T21:57:02Z">
                  <w:rPr>
                    <w:rFonts w:hint="eastAsia"/>
                  </w:rPr>
                </w:rPrChange>
              </w:rPr>
              <w:commentReference w:id="3"/>
            </w:r>
            <w:r>
              <w:rPr>
                <w:rFonts w:hint="eastAsia" w:ascii="宋体" w:hAnsi="宋体" w:eastAsia="宋体" w:cs="宋体"/>
                <w:sz w:val="13"/>
                <w:szCs w:val="13"/>
                <w:rPrChange w:id="37" w:author="王一锋" w:date="2026-07-04T21:57:02Z">
                  <w:rPr>
                    <w:rFonts w:hint="eastAsia"/>
                  </w:rPr>
                </w:rPrChange>
              </w:rPr>
              <w:t>{M</w:t>
            </w:r>
            <w:ins w:id="38" w:author="王一锋" w:date="2026-07-04T21:54:04Z">
              <w:r>
                <w:rPr>
                  <w:rFonts w:hint="eastAsia" w:ascii="宋体" w:hAnsi="宋体" w:eastAsia="宋体" w:cs="宋体"/>
                  <w:sz w:val="13"/>
                  <w:szCs w:val="13"/>
                  <w:lang w:val="en-US" w:eastAsia="zh-CN"/>
                  <w:rPrChange w:id="39" w:author="王一锋" w:date="2026-07-04T21:57:02Z">
                    <w:rPr>
                      <w:rFonts w:hint="eastAsia"/>
                      <w:lang w:val="en-US" w:eastAsia="zh-CN"/>
                    </w:rPr>
                  </w:rPrChange>
                </w:rPr>
                <w:t>2</w:t>
              </w:r>
            </w:ins>
            <w:del w:id="41" w:author="王一锋" w:date="2026-07-04T21:54:03Z">
              <w:r>
                <w:rPr>
                  <w:rFonts w:hint="eastAsia" w:ascii="宋体" w:hAnsi="宋体" w:eastAsia="宋体" w:cs="宋体"/>
                  <w:sz w:val="13"/>
                  <w:szCs w:val="13"/>
                  <w:rPrChange w:id="42" w:author="王一锋" w:date="2026-07-04T21:57:02Z">
                    <w:rPr>
                      <w:rFonts w:hint="eastAsia"/>
                    </w:rPr>
                  </w:rPrChange>
                </w:rPr>
                <w:delText>1</w:delText>
              </w:r>
            </w:del>
            <w:r>
              <w:rPr>
                <w:rFonts w:hint="eastAsia" w:ascii="宋体" w:hAnsi="宋体" w:eastAsia="宋体" w:cs="宋体"/>
                <w:sz w:val="13"/>
                <w:szCs w:val="13"/>
                <w:rPrChange w:id="44" w:author="王一锋" w:date="2026-07-04T21:57:02Z">
                  <w:rPr>
                    <w:rFonts w:hint="eastAsia"/>
                  </w:rPr>
                </w:rPrChange>
              </w:rPr>
              <w:t>_NAME}</w:t>
            </w:r>
          </w:p>
        </w:tc>
        <w:tc>
          <w:tcPr>
            <w:tcW w:w="834" w:type="dxa"/>
            <w:shd w:val="clear" w:color="auto" w:fill="auto"/>
            <w:noWrap w:val="0"/>
            <w:vAlign w:val="center"/>
          </w:tcPr>
          <w:p w14:paraId="1BEE5B72">
            <w:pPr>
              <w:jc w:val="left"/>
              <w:rPr>
                <w:rFonts w:hint="eastAsia" w:ascii="宋体" w:hAnsi="宋体" w:eastAsia="宋体" w:cs="宋体"/>
                <w:sz w:val="13"/>
                <w:szCs w:val="13"/>
                <w:lang w:val="en-US" w:eastAsia="zh-CN"/>
                <w:rPrChange w:id="46" w:author="王一锋" w:date="2026-07-04T21:57:02Z">
                  <w:rPr>
                    <w:rFonts w:hint="eastAsia"/>
                    <w:lang w:val="en-US" w:eastAsia="zh-CN"/>
                  </w:rPr>
                </w:rPrChange>
              </w:rPr>
              <w:pPrChange w:id="45" w:author="王一锋" w:date="2026-07-04T21:56:52Z">
                <w:pPr>
                  <w:jc w:val="center"/>
                </w:pPr>
              </w:pPrChange>
            </w:pPr>
            <w:r>
              <w:rPr>
                <w:rFonts w:hint="eastAsia" w:ascii="宋体" w:hAnsi="宋体" w:eastAsia="宋体" w:cs="宋体"/>
                <w:sz w:val="13"/>
                <w:szCs w:val="13"/>
                <w:rPrChange w:id="47" w:author="王一锋" w:date="2026-07-04T21:57:02Z">
                  <w:rPr/>
                </w:rPrChange>
              </w:rPr>
              <w:t>{M</w:t>
            </w:r>
            <w:ins w:id="48" w:author="王一锋" w:date="2026-07-04T21:54:08Z">
              <w:r>
                <w:rPr>
                  <w:rFonts w:hint="eastAsia" w:ascii="宋体" w:hAnsi="宋体" w:eastAsia="宋体" w:cs="宋体"/>
                  <w:sz w:val="13"/>
                  <w:szCs w:val="13"/>
                  <w:lang w:val="en-US" w:eastAsia="zh-CN"/>
                  <w:rPrChange w:id="49" w:author="王一锋" w:date="2026-07-04T21:57:02Z">
                    <w:rPr>
                      <w:rFonts w:hint="eastAsia"/>
                      <w:lang w:val="en-US" w:eastAsia="zh-CN"/>
                    </w:rPr>
                  </w:rPrChange>
                </w:rPr>
                <w:t>2</w:t>
              </w:r>
            </w:ins>
            <w:del w:id="51" w:author="王一锋" w:date="2026-07-04T21:54:08Z">
              <w:r>
                <w:rPr>
                  <w:rFonts w:hint="eastAsia" w:ascii="宋体" w:hAnsi="宋体" w:eastAsia="宋体" w:cs="宋体"/>
                  <w:sz w:val="13"/>
                  <w:szCs w:val="13"/>
                  <w:rPrChange w:id="52" w:author="王一锋" w:date="2026-07-04T21:57:02Z">
                    <w:rPr/>
                  </w:rPrChange>
                </w:rPr>
                <w:delText>1</w:delText>
              </w:r>
            </w:del>
            <w:r>
              <w:rPr>
                <w:rFonts w:hint="eastAsia" w:ascii="宋体" w:hAnsi="宋体" w:eastAsia="宋体" w:cs="宋体"/>
                <w:sz w:val="13"/>
                <w:szCs w:val="13"/>
                <w:rPrChange w:id="54" w:author="王一锋" w:date="2026-07-04T21:57:02Z">
                  <w:rPr/>
                </w:rPrChange>
              </w:rPr>
              <w:t>_AGE}</w:t>
            </w:r>
          </w:p>
        </w:tc>
        <w:tc>
          <w:tcPr>
            <w:tcW w:w="1146" w:type="dxa"/>
            <w:shd w:val="clear" w:color="auto" w:fill="auto"/>
            <w:noWrap w:val="0"/>
            <w:vAlign w:val="center"/>
          </w:tcPr>
          <w:p w14:paraId="69B08D75">
            <w:pPr>
              <w:jc w:val="left"/>
              <w:rPr>
                <w:rFonts w:hint="eastAsia" w:ascii="宋体" w:hAnsi="宋体" w:eastAsia="宋体" w:cs="宋体"/>
                <w:sz w:val="13"/>
                <w:szCs w:val="13"/>
                <w:lang w:val="en-US" w:eastAsia="zh-CN"/>
                <w:rPrChange w:id="56" w:author="王一锋" w:date="2026-07-04T21:57:02Z">
                  <w:rPr>
                    <w:rFonts w:hint="eastAsia"/>
                    <w:lang w:val="en-US" w:eastAsia="zh-CN"/>
                  </w:rPr>
                </w:rPrChange>
              </w:rPr>
              <w:pPrChange w:id="55" w:author="王一锋" w:date="2026-07-04T21:56:52Z">
                <w:pPr>
                  <w:jc w:val="center"/>
                </w:pPr>
              </w:pPrChange>
            </w:pPr>
            <w:r>
              <w:rPr>
                <w:rFonts w:hint="eastAsia" w:ascii="宋体" w:hAnsi="宋体" w:eastAsia="宋体" w:cs="宋体"/>
                <w:sz w:val="13"/>
                <w:szCs w:val="13"/>
                <w:rPrChange w:id="57" w:author="王一锋" w:date="2026-07-04T21:57:02Z">
                  <w:rPr/>
                </w:rPrChange>
              </w:rPr>
              <w:t>{M</w:t>
            </w:r>
            <w:ins w:id="58" w:author="王一锋" w:date="2026-07-04T21:54:10Z">
              <w:r>
                <w:rPr>
                  <w:rFonts w:hint="eastAsia" w:ascii="宋体" w:hAnsi="宋体" w:eastAsia="宋体" w:cs="宋体"/>
                  <w:sz w:val="13"/>
                  <w:szCs w:val="13"/>
                  <w:lang w:val="en-US" w:eastAsia="zh-CN"/>
                  <w:rPrChange w:id="59" w:author="王一锋" w:date="2026-07-04T21:57:02Z">
                    <w:rPr>
                      <w:rFonts w:hint="eastAsia"/>
                      <w:lang w:val="en-US" w:eastAsia="zh-CN"/>
                    </w:rPr>
                  </w:rPrChange>
                </w:rPr>
                <w:t>2</w:t>
              </w:r>
            </w:ins>
            <w:del w:id="61" w:author="王一锋" w:date="2026-07-04T21:54:10Z">
              <w:r>
                <w:rPr>
                  <w:rFonts w:hint="eastAsia" w:ascii="宋体" w:hAnsi="宋体" w:eastAsia="宋体" w:cs="宋体"/>
                  <w:sz w:val="13"/>
                  <w:szCs w:val="13"/>
                  <w:rPrChange w:id="62" w:author="王一锋" w:date="2026-07-04T21:57:02Z">
                    <w:rPr/>
                  </w:rPrChange>
                </w:rPr>
                <w:delText>1</w:delText>
              </w:r>
            </w:del>
            <w:r>
              <w:rPr>
                <w:rFonts w:hint="eastAsia" w:ascii="宋体" w:hAnsi="宋体" w:eastAsia="宋体" w:cs="宋体"/>
                <w:sz w:val="13"/>
                <w:szCs w:val="13"/>
                <w:rPrChange w:id="64" w:author="王一锋" w:date="2026-07-04T21:57:02Z">
                  <w:rPr/>
                </w:rPrChange>
              </w:rPr>
              <w:t>_RELATION}</w:t>
            </w:r>
          </w:p>
        </w:tc>
        <w:tc>
          <w:tcPr>
            <w:tcW w:w="3145" w:type="dxa"/>
            <w:gridSpan w:val="6"/>
            <w:shd w:val="clear" w:color="auto" w:fill="auto"/>
            <w:noWrap w:val="0"/>
            <w:vAlign w:val="center"/>
          </w:tcPr>
          <w:p w14:paraId="1FC156D4">
            <w:pPr>
              <w:jc w:val="left"/>
              <w:rPr>
                <w:rFonts w:hint="eastAsia" w:ascii="宋体" w:hAnsi="宋体" w:eastAsia="宋体" w:cs="宋体"/>
                <w:sz w:val="13"/>
                <w:szCs w:val="13"/>
                <w:lang w:val="en-US" w:eastAsia="zh-CN"/>
                <w:rPrChange w:id="66" w:author="王一锋" w:date="2026-07-04T21:57:02Z">
                  <w:rPr>
                    <w:rFonts w:hint="eastAsia"/>
                    <w:lang w:val="en-US" w:eastAsia="zh-CN"/>
                  </w:rPr>
                </w:rPrChange>
              </w:rPr>
              <w:pPrChange w:id="65" w:author="王一锋" w:date="2026-07-04T21:56:52Z">
                <w:pPr>
                  <w:jc w:val="center"/>
                </w:pPr>
              </w:pPrChange>
            </w:pPr>
            <w:r>
              <w:rPr>
                <w:rFonts w:hint="eastAsia" w:ascii="宋体" w:hAnsi="宋体" w:eastAsia="宋体" w:cs="宋体"/>
                <w:sz w:val="13"/>
                <w:szCs w:val="13"/>
                <w:rPrChange w:id="67" w:author="王一锋" w:date="2026-07-04T21:57:02Z">
                  <w:rPr/>
                </w:rPrChange>
              </w:rPr>
              <w:t>{M</w:t>
            </w:r>
            <w:ins w:id="68" w:author="王一锋" w:date="2026-07-04T21:54:13Z">
              <w:r>
                <w:rPr>
                  <w:rFonts w:hint="eastAsia" w:ascii="宋体" w:hAnsi="宋体" w:eastAsia="宋体" w:cs="宋体"/>
                  <w:sz w:val="13"/>
                  <w:szCs w:val="13"/>
                  <w:lang w:val="en-US" w:eastAsia="zh-CN"/>
                  <w:rPrChange w:id="69" w:author="王一锋" w:date="2026-07-04T21:57:02Z">
                    <w:rPr>
                      <w:rFonts w:hint="eastAsia"/>
                      <w:lang w:val="en-US" w:eastAsia="zh-CN"/>
                    </w:rPr>
                  </w:rPrChange>
                </w:rPr>
                <w:t>2</w:t>
              </w:r>
            </w:ins>
            <w:del w:id="71" w:author="王一锋" w:date="2026-07-04T21:54:13Z">
              <w:r>
                <w:rPr>
                  <w:rFonts w:hint="eastAsia" w:ascii="宋体" w:hAnsi="宋体" w:eastAsia="宋体" w:cs="宋体"/>
                  <w:sz w:val="13"/>
                  <w:szCs w:val="13"/>
                  <w:rPrChange w:id="72" w:author="王一锋" w:date="2026-07-04T21:57:02Z">
                    <w:rPr/>
                  </w:rPrChange>
                </w:rPr>
                <w:delText>1</w:delText>
              </w:r>
            </w:del>
            <w:r>
              <w:rPr>
                <w:rFonts w:hint="eastAsia" w:ascii="宋体" w:hAnsi="宋体" w:eastAsia="宋体" w:cs="宋体"/>
                <w:sz w:val="13"/>
                <w:szCs w:val="13"/>
                <w:rPrChange w:id="74" w:author="王一锋" w:date="2026-07-04T21:57:02Z">
                  <w:rPr/>
                </w:rPrChange>
              </w:rPr>
              <w:t>_WORK}</w:t>
            </w:r>
          </w:p>
        </w:tc>
        <w:tc>
          <w:tcPr>
            <w:tcW w:w="1311" w:type="dxa"/>
            <w:shd w:val="clear" w:color="auto" w:fill="auto"/>
            <w:noWrap w:val="0"/>
            <w:vAlign w:val="center"/>
          </w:tcPr>
          <w:p w14:paraId="383F9DF2">
            <w:pPr>
              <w:jc w:val="left"/>
              <w:rPr>
                <w:rFonts w:hint="eastAsia" w:ascii="宋体" w:hAnsi="宋体" w:eastAsia="宋体" w:cs="宋体"/>
                <w:sz w:val="13"/>
                <w:szCs w:val="13"/>
                <w:lang w:val="en-US" w:eastAsia="zh-CN"/>
                <w:rPrChange w:id="76" w:author="王一锋" w:date="2026-07-04T21:57:02Z">
                  <w:rPr>
                    <w:rFonts w:hint="eastAsia"/>
                    <w:lang w:val="en-US" w:eastAsia="zh-CN"/>
                  </w:rPr>
                </w:rPrChange>
              </w:rPr>
              <w:pPrChange w:id="75" w:author="王一锋" w:date="2026-07-04T21:56:52Z">
                <w:pPr>
                  <w:jc w:val="center"/>
                </w:pPr>
              </w:pPrChange>
            </w:pPr>
            <w:r>
              <w:rPr>
                <w:rFonts w:hint="eastAsia" w:ascii="宋体" w:hAnsi="宋体" w:eastAsia="宋体" w:cs="宋体"/>
                <w:sz w:val="13"/>
                <w:szCs w:val="13"/>
                <w:rPrChange w:id="77" w:author="王一锋" w:date="2026-07-04T21:57:02Z">
                  <w:rPr/>
                </w:rPrChange>
              </w:rPr>
              <w:t>{M</w:t>
            </w:r>
            <w:ins w:id="78" w:author="王一锋" w:date="2026-07-04T21:54:15Z">
              <w:r>
                <w:rPr>
                  <w:rFonts w:hint="eastAsia" w:ascii="宋体" w:hAnsi="宋体" w:eastAsia="宋体" w:cs="宋体"/>
                  <w:sz w:val="13"/>
                  <w:szCs w:val="13"/>
                  <w:lang w:val="en-US" w:eastAsia="zh-CN"/>
                  <w:rPrChange w:id="79" w:author="王一锋" w:date="2026-07-04T21:57:02Z">
                    <w:rPr>
                      <w:rFonts w:hint="eastAsia"/>
                      <w:lang w:val="en-US" w:eastAsia="zh-CN"/>
                    </w:rPr>
                  </w:rPrChange>
                </w:rPr>
                <w:t>2</w:t>
              </w:r>
            </w:ins>
            <w:del w:id="81" w:author="王一锋" w:date="2026-07-04T21:54:15Z">
              <w:r>
                <w:rPr>
                  <w:rFonts w:hint="eastAsia" w:ascii="宋体" w:hAnsi="宋体" w:eastAsia="宋体" w:cs="宋体"/>
                  <w:sz w:val="13"/>
                  <w:szCs w:val="13"/>
                  <w:rPrChange w:id="82" w:author="王一锋" w:date="2026-07-04T21:57:02Z">
                    <w:rPr/>
                  </w:rPrChange>
                </w:rPr>
                <w:delText>1</w:delText>
              </w:r>
            </w:del>
            <w:r>
              <w:rPr>
                <w:rFonts w:hint="eastAsia" w:ascii="宋体" w:hAnsi="宋体" w:eastAsia="宋体" w:cs="宋体"/>
                <w:sz w:val="13"/>
                <w:szCs w:val="13"/>
                <w:rPrChange w:id="84" w:author="王一锋" w:date="2026-07-04T21:57:02Z">
                  <w:rPr/>
                </w:rPrChange>
              </w:rPr>
              <w:t>_OCCUPATION}</w:t>
            </w:r>
          </w:p>
        </w:tc>
        <w:tc>
          <w:tcPr>
            <w:tcW w:w="1009" w:type="dxa"/>
            <w:gridSpan w:val="3"/>
            <w:shd w:val="clear" w:color="auto" w:fill="auto"/>
            <w:noWrap w:val="0"/>
            <w:vAlign w:val="center"/>
          </w:tcPr>
          <w:p w14:paraId="6249D5C1">
            <w:pPr>
              <w:jc w:val="left"/>
              <w:rPr>
                <w:rFonts w:hint="eastAsia" w:ascii="宋体" w:hAnsi="宋体" w:eastAsia="宋体" w:cs="宋体"/>
                <w:sz w:val="13"/>
                <w:szCs w:val="13"/>
                <w:lang w:val="en-US" w:eastAsia="zh-CN"/>
                <w:rPrChange w:id="86" w:author="王一锋" w:date="2026-07-04T21:57:02Z">
                  <w:rPr>
                    <w:rFonts w:hint="eastAsia"/>
                    <w:lang w:val="en-US" w:eastAsia="zh-CN"/>
                  </w:rPr>
                </w:rPrChange>
              </w:rPr>
              <w:pPrChange w:id="85" w:author="王一锋" w:date="2026-07-04T21:56:52Z">
                <w:pPr>
                  <w:jc w:val="center"/>
                </w:pPr>
              </w:pPrChange>
            </w:pPr>
            <w:r>
              <w:rPr>
                <w:rFonts w:hint="eastAsia" w:ascii="宋体" w:hAnsi="宋体" w:eastAsia="宋体" w:cs="宋体"/>
                <w:sz w:val="13"/>
                <w:szCs w:val="13"/>
                <w:rPrChange w:id="87" w:author="王一锋" w:date="2026-07-04T21:57:02Z">
                  <w:rPr/>
                </w:rPrChange>
              </w:rPr>
              <w:t>{M</w:t>
            </w:r>
            <w:ins w:id="88" w:author="王一锋" w:date="2026-07-04T22:20:22Z">
              <w:r>
                <w:rPr>
                  <w:rFonts w:hint="eastAsia" w:ascii="宋体" w:hAnsi="宋体" w:eastAsia="宋体" w:cs="宋体"/>
                  <w:sz w:val="13"/>
                  <w:szCs w:val="13"/>
                  <w:lang w:val="en-US" w:eastAsia="zh-CN"/>
                </w:rPr>
                <w:t>2</w:t>
              </w:r>
            </w:ins>
            <w:del w:id="89" w:author="王一锋" w:date="2026-07-04T22:20:22Z">
              <w:r>
                <w:rPr>
                  <w:rFonts w:hint="eastAsia" w:ascii="宋体" w:hAnsi="宋体" w:eastAsia="宋体" w:cs="宋体"/>
                  <w:sz w:val="13"/>
                  <w:szCs w:val="13"/>
                  <w:rPrChange w:id="90" w:author="王一锋" w:date="2026-07-04T21:57:02Z">
                    <w:rPr/>
                  </w:rPrChange>
                </w:rPr>
                <w:delText>1</w:delText>
              </w:r>
            </w:del>
            <w:r>
              <w:rPr>
                <w:rFonts w:hint="eastAsia" w:ascii="宋体" w:hAnsi="宋体" w:eastAsia="宋体" w:cs="宋体"/>
                <w:sz w:val="13"/>
                <w:szCs w:val="13"/>
                <w:rPrChange w:id="92" w:author="王一锋" w:date="2026-07-04T21:57:02Z">
                  <w:rPr/>
                </w:rPrChange>
              </w:rPr>
              <w:t>_INCOME}</w:t>
            </w:r>
          </w:p>
        </w:tc>
        <w:tc>
          <w:tcPr>
            <w:tcW w:w="1960" w:type="dxa"/>
            <w:gridSpan w:val="2"/>
            <w:shd w:val="clear" w:color="auto" w:fill="auto"/>
            <w:noWrap w:val="0"/>
            <w:vAlign w:val="center"/>
          </w:tcPr>
          <w:p w14:paraId="77C5F37C">
            <w:pPr>
              <w:jc w:val="left"/>
              <w:rPr>
                <w:rFonts w:hint="eastAsia" w:ascii="宋体" w:hAnsi="宋体" w:eastAsia="宋体" w:cs="宋体"/>
                <w:sz w:val="13"/>
                <w:szCs w:val="13"/>
                <w:lang w:val="en-US" w:eastAsia="zh-CN"/>
                <w:rPrChange w:id="94" w:author="王一锋" w:date="2026-07-04T21:57:02Z">
                  <w:rPr>
                    <w:rFonts w:hint="eastAsia"/>
                    <w:lang w:val="en-US" w:eastAsia="zh-CN"/>
                  </w:rPr>
                </w:rPrChange>
              </w:rPr>
              <w:pPrChange w:id="93" w:author="王一锋" w:date="2026-07-04T21:56:52Z">
                <w:pPr>
                  <w:jc w:val="center"/>
                </w:pPr>
              </w:pPrChange>
            </w:pPr>
            <w:r>
              <w:rPr>
                <w:rFonts w:hint="eastAsia" w:ascii="宋体" w:hAnsi="宋体" w:eastAsia="宋体" w:cs="宋体"/>
                <w:sz w:val="13"/>
                <w:szCs w:val="13"/>
                <w:rPrChange w:id="95" w:author="王一锋" w:date="2026-07-04T21:57:02Z">
                  <w:rPr/>
                </w:rPrChange>
              </w:rPr>
              <w:t>{M</w:t>
            </w:r>
            <w:ins w:id="96" w:author="王一锋" w:date="2026-07-04T21:54:17Z">
              <w:r>
                <w:rPr>
                  <w:rFonts w:hint="eastAsia" w:ascii="宋体" w:hAnsi="宋体" w:eastAsia="宋体" w:cs="宋体"/>
                  <w:sz w:val="13"/>
                  <w:szCs w:val="13"/>
                  <w:lang w:val="en-US" w:eastAsia="zh-CN"/>
                  <w:rPrChange w:id="97" w:author="王一锋" w:date="2026-07-04T21:57:02Z">
                    <w:rPr>
                      <w:rFonts w:hint="eastAsia"/>
                      <w:lang w:val="en-US" w:eastAsia="zh-CN"/>
                    </w:rPr>
                  </w:rPrChange>
                </w:rPr>
                <w:t>2</w:t>
              </w:r>
            </w:ins>
            <w:del w:id="99" w:author="王一锋" w:date="2026-07-04T21:54:17Z">
              <w:r>
                <w:rPr>
                  <w:rFonts w:hint="eastAsia" w:ascii="宋体" w:hAnsi="宋体" w:eastAsia="宋体" w:cs="宋体"/>
                  <w:sz w:val="13"/>
                  <w:szCs w:val="13"/>
                  <w:rPrChange w:id="100" w:author="王一锋" w:date="2026-07-04T21:57:02Z">
                    <w:rPr/>
                  </w:rPrChange>
                </w:rPr>
                <w:delText>1</w:delText>
              </w:r>
            </w:del>
            <w:r>
              <w:rPr>
                <w:rFonts w:hint="eastAsia" w:ascii="宋体" w:hAnsi="宋体" w:eastAsia="宋体" w:cs="宋体"/>
                <w:sz w:val="13"/>
                <w:szCs w:val="13"/>
                <w:rPrChange w:id="102" w:author="王一锋" w:date="2026-07-04T21:57:02Z">
                  <w:rPr/>
                </w:rPrChange>
              </w:rPr>
              <w:t>_HEALTH}</w:t>
            </w:r>
          </w:p>
        </w:tc>
      </w:tr>
      <w:tr w14:paraId="532F6044">
        <w:trPr>
          <w:cantSplit/>
          <w:trHeight w:val="90" w:hRule="atLeast"/>
          <w:jc w:val="center"/>
        </w:trPr>
        <w:tc>
          <w:tcPr>
            <w:tcW w:w="665" w:type="dxa"/>
            <w:vMerge w:val="continue"/>
            <w:noWrap w:val="0"/>
            <w:vAlign w:val="top"/>
          </w:tcPr>
          <w:p w14:paraId="3AE65C9C">
            <w:pPr>
              <w:jc w:val="center"/>
              <w:rPr>
                <w:rFonts w:hint="eastAsia" w:ascii="新宋体" w:hAnsi="新宋体" w:eastAsia="新宋体"/>
              </w:rPr>
            </w:pPr>
          </w:p>
        </w:tc>
        <w:tc>
          <w:tcPr>
            <w:tcW w:w="909" w:type="dxa"/>
            <w:shd w:val="clear" w:color="auto" w:fill="auto"/>
            <w:noWrap w:val="0"/>
            <w:vAlign w:val="center"/>
          </w:tcPr>
          <w:p w14:paraId="7BB02DD3">
            <w:pPr>
              <w:spacing w:line="240" w:lineRule="auto"/>
              <w:jc w:val="left"/>
              <w:rPr>
                <w:rFonts w:hint="eastAsia" w:ascii="宋体" w:hAnsi="宋体" w:eastAsia="宋体" w:cs="宋体"/>
                <w:sz w:val="13"/>
                <w:szCs w:val="13"/>
                <w:lang w:val="en-US" w:eastAsia="zh-CN"/>
                <w:rPrChange w:id="104" w:author="王一锋" w:date="2026-07-04T21:57:02Z">
                  <w:rPr>
                    <w:rFonts w:hint="eastAsia"/>
                    <w:lang w:val="en-US" w:eastAsia="zh-CN"/>
                  </w:rPr>
                </w:rPrChange>
              </w:rPr>
              <w:pPrChange w:id="103" w:author="王一锋" w:date="2026-07-04T21:56:52Z">
                <w:pPr>
                  <w:spacing w:line="300" w:lineRule="exact"/>
                  <w:jc w:val="center"/>
                </w:pPr>
              </w:pPrChange>
            </w:pPr>
            <w:r>
              <w:rPr>
                <w:rFonts w:hint="eastAsia" w:ascii="宋体" w:hAnsi="宋体" w:eastAsia="宋体" w:cs="宋体"/>
                <w:sz w:val="13"/>
                <w:szCs w:val="13"/>
                <w:rPrChange w:id="105" w:author="王一锋" w:date="2026-07-04T21:57:02Z">
                  <w:rPr>
                    <w:rFonts w:hint="eastAsia"/>
                  </w:rPr>
                </w:rPrChange>
              </w:rPr>
              <w:commentReference w:id="4"/>
            </w:r>
            <w:r>
              <w:rPr>
                <w:rFonts w:hint="eastAsia" w:ascii="宋体" w:hAnsi="宋体" w:eastAsia="宋体" w:cs="宋体"/>
                <w:sz w:val="13"/>
                <w:szCs w:val="13"/>
                <w:rPrChange w:id="106" w:author="王一锋" w:date="2026-07-04T21:57:02Z">
                  <w:rPr>
                    <w:rFonts w:hint="eastAsia"/>
                  </w:rPr>
                </w:rPrChange>
              </w:rPr>
              <w:t>{M</w:t>
            </w:r>
            <w:ins w:id="107" w:author="王一锋" w:date="2026-07-04T21:54:22Z">
              <w:r>
                <w:rPr>
                  <w:rFonts w:hint="eastAsia" w:ascii="宋体" w:hAnsi="宋体" w:eastAsia="宋体" w:cs="宋体"/>
                  <w:sz w:val="13"/>
                  <w:szCs w:val="13"/>
                  <w:lang w:val="en-US" w:eastAsia="zh-CN"/>
                  <w:rPrChange w:id="108" w:author="王一锋" w:date="2026-07-04T21:57:02Z">
                    <w:rPr>
                      <w:rFonts w:hint="eastAsia"/>
                      <w:lang w:val="en-US" w:eastAsia="zh-CN"/>
                    </w:rPr>
                  </w:rPrChange>
                </w:rPr>
                <w:t>3</w:t>
              </w:r>
            </w:ins>
            <w:del w:id="110" w:author="王一锋" w:date="2026-07-04T21:54:21Z">
              <w:r>
                <w:rPr>
                  <w:rFonts w:hint="eastAsia" w:ascii="宋体" w:hAnsi="宋体" w:eastAsia="宋体" w:cs="宋体"/>
                  <w:sz w:val="13"/>
                  <w:szCs w:val="13"/>
                  <w:rPrChange w:id="111" w:author="王一锋" w:date="2026-07-04T21:57:02Z">
                    <w:rPr>
                      <w:rFonts w:hint="eastAsia"/>
                    </w:rPr>
                  </w:rPrChange>
                </w:rPr>
                <w:delText>1</w:delText>
              </w:r>
            </w:del>
            <w:r>
              <w:rPr>
                <w:rFonts w:hint="eastAsia" w:ascii="宋体" w:hAnsi="宋体" w:eastAsia="宋体" w:cs="宋体"/>
                <w:sz w:val="13"/>
                <w:szCs w:val="13"/>
                <w:rPrChange w:id="113" w:author="王一锋" w:date="2026-07-04T21:57:02Z">
                  <w:rPr>
                    <w:rFonts w:hint="eastAsia"/>
                  </w:rPr>
                </w:rPrChange>
              </w:rPr>
              <w:t>_NAME}</w:t>
            </w:r>
          </w:p>
        </w:tc>
        <w:tc>
          <w:tcPr>
            <w:tcW w:w="834" w:type="dxa"/>
            <w:shd w:val="clear" w:color="auto" w:fill="auto"/>
            <w:noWrap w:val="0"/>
            <w:vAlign w:val="center"/>
          </w:tcPr>
          <w:p w14:paraId="7F6CDC4A">
            <w:pPr>
              <w:jc w:val="left"/>
              <w:rPr>
                <w:rFonts w:hint="eastAsia" w:ascii="宋体" w:hAnsi="宋体" w:eastAsia="宋体" w:cs="宋体"/>
                <w:sz w:val="13"/>
                <w:szCs w:val="13"/>
                <w:lang w:val="en-US" w:eastAsia="zh-CN"/>
                <w:rPrChange w:id="115" w:author="王一锋" w:date="2026-07-04T21:57:02Z">
                  <w:rPr>
                    <w:rFonts w:hint="eastAsia"/>
                    <w:lang w:val="en-US" w:eastAsia="zh-CN"/>
                  </w:rPr>
                </w:rPrChange>
              </w:rPr>
              <w:pPrChange w:id="114" w:author="王一锋" w:date="2026-07-04T21:56:52Z">
                <w:pPr>
                  <w:jc w:val="center"/>
                </w:pPr>
              </w:pPrChange>
            </w:pPr>
            <w:r>
              <w:rPr>
                <w:rFonts w:hint="eastAsia" w:ascii="宋体" w:hAnsi="宋体" w:eastAsia="宋体" w:cs="宋体"/>
                <w:sz w:val="13"/>
                <w:szCs w:val="13"/>
                <w:rPrChange w:id="116" w:author="王一锋" w:date="2026-07-04T21:57:02Z">
                  <w:rPr/>
                </w:rPrChange>
              </w:rPr>
              <w:t>{M</w:t>
            </w:r>
            <w:ins w:id="117" w:author="王一锋" w:date="2026-07-04T21:54:27Z">
              <w:r>
                <w:rPr>
                  <w:rFonts w:hint="eastAsia" w:ascii="宋体" w:hAnsi="宋体" w:eastAsia="宋体" w:cs="宋体"/>
                  <w:sz w:val="13"/>
                  <w:szCs w:val="13"/>
                  <w:lang w:val="en-US" w:eastAsia="zh-CN"/>
                  <w:rPrChange w:id="118" w:author="王一锋" w:date="2026-07-04T21:57:02Z">
                    <w:rPr>
                      <w:rFonts w:hint="eastAsia"/>
                      <w:lang w:val="en-US" w:eastAsia="zh-CN"/>
                    </w:rPr>
                  </w:rPrChange>
                </w:rPr>
                <w:t>3</w:t>
              </w:r>
            </w:ins>
            <w:del w:id="120" w:author="王一锋" w:date="2026-07-04T21:54:26Z">
              <w:r>
                <w:rPr>
                  <w:rFonts w:hint="eastAsia" w:ascii="宋体" w:hAnsi="宋体" w:eastAsia="宋体" w:cs="宋体"/>
                  <w:sz w:val="13"/>
                  <w:szCs w:val="13"/>
                  <w:rPrChange w:id="121" w:author="王一锋" w:date="2026-07-04T21:57:02Z">
                    <w:rPr/>
                  </w:rPrChange>
                </w:rPr>
                <w:delText>1</w:delText>
              </w:r>
            </w:del>
            <w:r>
              <w:rPr>
                <w:rFonts w:hint="eastAsia" w:ascii="宋体" w:hAnsi="宋体" w:eastAsia="宋体" w:cs="宋体"/>
                <w:sz w:val="13"/>
                <w:szCs w:val="13"/>
                <w:rPrChange w:id="123" w:author="王一锋" w:date="2026-07-04T21:57:02Z">
                  <w:rPr/>
                </w:rPrChange>
              </w:rPr>
              <w:t>_AGE}</w:t>
            </w:r>
          </w:p>
        </w:tc>
        <w:tc>
          <w:tcPr>
            <w:tcW w:w="1146" w:type="dxa"/>
            <w:shd w:val="clear" w:color="auto" w:fill="auto"/>
            <w:noWrap w:val="0"/>
            <w:vAlign w:val="center"/>
          </w:tcPr>
          <w:p w14:paraId="26537549">
            <w:pPr>
              <w:jc w:val="left"/>
              <w:rPr>
                <w:rFonts w:hint="eastAsia" w:ascii="宋体" w:hAnsi="宋体" w:eastAsia="宋体" w:cs="宋体"/>
                <w:sz w:val="13"/>
                <w:szCs w:val="13"/>
                <w:lang w:val="en-US" w:eastAsia="zh-CN"/>
                <w:rPrChange w:id="125" w:author="王一锋" w:date="2026-07-04T21:57:02Z">
                  <w:rPr>
                    <w:rFonts w:hint="eastAsia"/>
                    <w:lang w:val="en-US" w:eastAsia="zh-CN"/>
                  </w:rPr>
                </w:rPrChange>
              </w:rPr>
              <w:pPrChange w:id="124" w:author="王一锋" w:date="2026-07-04T21:56:52Z">
                <w:pPr>
                  <w:jc w:val="center"/>
                </w:pPr>
              </w:pPrChange>
            </w:pPr>
            <w:r>
              <w:rPr>
                <w:rFonts w:hint="eastAsia" w:ascii="宋体" w:hAnsi="宋体" w:eastAsia="宋体" w:cs="宋体"/>
                <w:sz w:val="13"/>
                <w:szCs w:val="13"/>
                <w:rPrChange w:id="126" w:author="王一锋" w:date="2026-07-04T21:57:02Z">
                  <w:rPr/>
                </w:rPrChange>
              </w:rPr>
              <w:t>{M</w:t>
            </w:r>
            <w:ins w:id="127" w:author="王一锋" w:date="2026-07-04T21:54:30Z">
              <w:r>
                <w:rPr>
                  <w:rFonts w:hint="eastAsia" w:ascii="宋体" w:hAnsi="宋体" w:eastAsia="宋体" w:cs="宋体"/>
                  <w:sz w:val="13"/>
                  <w:szCs w:val="13"/>
                  <w:lang w:val="en-US" w:eastAsia="zh-CN"/>
                  <w:rPrChange w:id="128" w:author="王一锋" w:date="2026-07-04T21:57:02Z">
                    <w:rPr>
                      <w:rFonts w:hint="eastAsia"/>
                      <w:lang w:val="en-US" w:eastAsia="zh-CN"/>
                    </w:rPr>
                  </w:rPrChange>
                </w:rPr>
                <w:t>3</w:t>
              </w:r>
            </w:ins>
            <w:del w:id="130" w:author="王一锋" w:date="2026-07-04T21:54:29Z">
              <w:r>
                <w:rPr>
                  <w:rFonts w:hint="eastAsia" w:ascii="宋体" w:hAnsi="宋体" w:eastAsia="宋体" w:cs="宋体"/>
                  <w:sz w:val="13"/>
                  <w:szCs w:val="13"/>
                  <w:rPrChange w:id="131" w:author="王一锋" w:date="2026-07-04T21:57:02Z">
                    <w:rPr/>
                  </w:rPrChange>
                </w:rPr>
                <w:delText>1</w:delText>
              </w:r>
            </w:del>
            <w:r>
              <w:rPr>
                <w:rFonts w:hint="eastAsia" w:ascii="宋体" w:hAnsi="宋体" w:eastAsia="宋体" w:cs="宋体"/>
                <w:sz w:val="13"/>
                <w:szCs w:val="13"/>
                <w:rPrChange w:id="133" w:author="王一锋" w:date="2026-07-04T21:57:02Z">
                  <w:rPr/>
                </w:rPrChange>
              </w:rPr>
              <w:t>_RELATION}</w:t>
            </w:r>
          </w:p>
        </w:tc>
        <w:tc>
          <w:tcPr>
            <w:tcW w:w="3145" w:type="dxa"/>
            <w:gridSpan w:val="6"/>
            <w:shd w:val="clear" w:color="auto" w:fill="auto"/>
            <w:noWrap w:val="0"/>
            <w:vAlign w:val="center"/>
          </w:tcPr>
          <w:p w14:paraId="2DDA425C">
            <w:pPr>
              <w:jc w:val="left"/>
              <w:rPr>
                <w:rFonts w:hint="eastAsia" w:ascii="宋体" w:hAnsi="宋体" w:eastAsia="宋体" w:cs="宋体"/>
                <w:sz w:val="13"/>
                <w:szCs w:val="13"/>
                <w:lang w:val="en-US" w:eastAsia="zh-CN"/>
                <w:rPrChange w:id="135" w:author="王一锋" w:date="2026-07-04T21:57:02Z">
                  <w:rPr>
                    <w:rFonts w:hint="eastAsia"/>
                    <w:lang w:val="en-US" w:eastAsia="zh-CN"/>
                  </w:rPr>
                </w:rPrChange>
              </w:rPr>
              <w:pPrChange w:id="134" w:author="王一锋" w:date="2026-07-04T21:56:52Z">
                <w:pPr>
                  <w:jc w:val="center"/>
                </w:pPr>
              </w:pPrChange>
            </w:pPr>
            <w:r>
              <w:rPr>
                <w:rFonts w:hint="eastAsia" w:ascii="宋体" w:hAnsi="宋体" w:eastAsia="宋体" w:cs="宋体"/>
                <w:sz w:val="13"/>
                <w:szCs w:val="13"/>
                <w:rPrChange w:id="136" w:author="王一锋" w:date="2026-07-04T21:57:02Z">
                  <w:rPr/>
                </w:rPrChange>
              </w:rPr>
              <w:t>{M</w:t>
            </w:r>
            <w:ins w:id="137" w:author="王一锋" w:date="2026-07-04T21:54:32Z">
              <w:r>
                <w:rPr>
                  <w:rFonts w:hint="eastAsia" w:ascii="宋体" w:hAnsi="宋体" w:eastAsia="宋体" w:cs="宋体"/>
                  <w:sz w:val="13"/>
                  <w:szCs w:val="13"/>
                  <w:lang w:val="en-US" w:eastAsia="zh-CN"/>
                  <w:rPrChange w:id="138" w:author="王一锋" w:date="2026-07-04T21:57:02Z">
                    <w:rPr>
                      <w:rFonts w:hint="eastAsia"/>
                      <w:lang w:val="en-US" w:eastAsia="zh-CN"/>
                    </w:rPr>
                  </w:rPrChange>
                </w:rPr>
                <w:t>3</w:t>
              </w:r>
            </w:ins>
            <w:del w:id="140" w:author="王一锋" w:date="2026-07-04T21:54:32Z">
              <w:r>
                <w:rPr>
                  <w:rFonts w:hint="eastAsia" w:ascii="宋体" w:hAnsi="宋体" w:eastAsia="宋体" w:cs="宋体"/>
                  <w:sz w:val="13"/>
                  <w:szCs w:val="13"/>
                  <w:rPrChange w:id="141" w:author="王一锋" w:date="2026-07-04T21:57:02Z">
                    <w:rPr/>
                  </w:rPrChange>
                </w:rPr>
                <w:delText>1</w:delText>
              </w:r>
            </w:del>
            <w:r>
              <w:rPr>
                <w:rFonts w:hint="eastAsia" w:ascii="宋体" w:hAnsi="宋体" w:eastAsia="宋体" w:cs="宋体"/>
                <w:sz w:val="13"/>
                <w:szCs w:val="13"/>
                <w:rPrChange w:id="143" w:author="王一锋" w:date="2026-07-04T21:57:02Z">
                  <w:rPr/>
                </w:rPrChange>
              </w:rPr>
              <w:t>_WORK}</w:t>
            </w:r>
          </w:p>
        </w:tc>
        <w:tc>
          <w:tcPr>
            <w:tcW w:w="1311" w:type="dxa"/>
            <w:shd w:val="clear" w:color="auto" w:fill="auto"/>
            <w:noWrap w:val="0"/>
            <w:vAlign w:val="center"/>
          </w:tcPr>
          <w:p w14:paraId="11354437">
            <w:pPr>
              <w:jc w:val="left"/>
              <w:rPr>
                <w:rFonts w:hint="eastAsia" w:ascii="宋体" w:hAnsi="宋体" w:eastAsia="宋体" w:cs="宋体"/>
                <w:sz w:val="13"/>
                <w:szCs w:val="13"/>
                <w:lang w:val="en-US" w:eastAsia="zh-CN"/>
                <w:rPrChange w:id="145" w:author="王一锋" w:date="2026-07-04T21:57:02Z">
                  <w:rPr>
                    <w:rFonts w:hint="eastAsia"/>
                    <w:lang w:val="en-US" w:eastAsia="zh-CN"/>
                  </w:rPr>
                </w:rPrChange>
              </w:rPr>
              <w:pPrChange w:id="144" w:author="王一锋" w:date="2026-07-04T21:56:52Z">
                <w:pPr>
                  <w:jc w:val="center"/>
                </w:pPr>
              </w:pPrChange>
            </w:pPr>
            <w:r>
              <w:rPr>
                <w:rFonts w:hint="eastAsia" w:ascii="宋体" w:hAnsi="宋体" w:eastAsia="宋体" w:cs="宋体"/>
                <w:sz w:val="13"/>
                <w:szCs w:val="13"/>
                <w:rPrChange w:id="146" w:author="王一锋" w:date="2026-07-04T21:57:02Z">
                  <w:rPr/>
                </w:rPrChange>
              </w:rPr>
              <w:t>{M</w:t>
            </w:r>
            <w:ins w:id="147" w:author="王一锋" w:date="2026-07-04T21:54:35Z">
              <w:r>
                <w:rPr>
                  <w:rFonts w:hint="eastAsia" w:ascii="宋体" w:hAnsi="宋体" w:eastAsia="宋体" w:cs="宋体"/>
                  <w:sz w:val="13"/>
                  <w:szCs w:val="13"/>
                  <w:lang w:val="en-US" w:eastAsia="zh-CN"/>
                  <w:rPrChange w:id="148" w:author="王一锋" w:date="2026-07-04T21:57:02Z">
                    <w:rPr>
                      <w:rFonts w:hint="eastAsia"/>
                      <w:lang w:val="en-US" w:eastAsia="zh-CN"/>
                    </w:rPr>
                  </w:rPrChange>
                </w:rPr>
                <w:t>3</w:t>
              </w:r>
            </w:ins>
            <w:del w:id="150" w:author="王一锋" w:date="2026-07-04T21:54:35Z">
              <w:r>
                <w:rPr>
                  <w:rFonts w:hint="eastAsia" w:ascii="宋体" w:hAnsi="宋体" w:eastAsia="宋体" w:cs="宋体"/>
                  <w:sz w:val="13"/>
                  <w:szCs w:val="13"/>
                  <w:rPrChange w:id="151" w:author="王一锋" w:date="2026-07-04T21:57:02Z">
                    <w:rPr/>
                  </w:rPrChange>
                </w:rPr>
                <w:delText>1</w:delText>
              </w:r>
            </w:del>
            <w:r>
              <w:rPr>
                <w:rFonts w:hint="eastAsia" w:ascii="宋体" w:hAnsi="宋体" w:eastAsia="宋体" w:cs="宋体"/>
                <w:sz w:val="13"/>
                <w:szCs w:val="13"/>
                <w:rPrChange w:id="153" w:author="王一锋" w:date="2026-07-04T21:57:02Z">
                  <w:rPr/>
                </w:rPrChange>
              </w:rPr>
              <w:t>_OCCUPATION}</w:t>
            </w:r>
          </w:p>
        </w:tc>
        <w:tc>
          <w:tcPr>
            <w:tcW w:w="1009" w:type="dxa"/>
            <w:gridSpan w:val="3"/>
            <w:shd w:val="clear" w:color="auto" w:fill="auto"/>
            <w:noWrap w:val="0"/>
            <w:vAlign w:val="center"/>
          </w:tcPr>
          <w:p w14:paraId="617E0ED7">
            <w:pPr>
              <w:jc w:val="left"/>
              <w:rPr>
                <w:rFonts w:hint="eastAsia" w:ascii="宋体" w:hAnsi="宋体" w:eastAsia="宋体" w:cs="宋体"/>
                <w:sz w:val="13"/>
                <w:szCs w:val="13"/>
                <w:lang w:val="en-US" w:eastAsia="zh-CN"/>
                <w:rPrChange w:id="155" w:author="王一锋" w:date="2026-07-04T21:57:02Z">
                  <w:rPr>
                    <w:rFonts w:hint="eastAsia"/>
                    <w:lang w:val="en-US" w:eastAsia="zh-CN"/>
                  </w:rPr>
                </w:rPrChange>
              </w:rPr>
              <w:pPrChange w:id="154" w:author="王一锋" w:date="2026-07-04T21:56:52Z">
                <w:pPr>
                  <w:jc w:val="center"/>
                </w:pPr>
              </w:pPrChange>
            </w:pPr>
            <w:r>
              <w:rPr>
                <w:rFonts w:hint="eastAsia" w:ascii="宋体" w:hAnsi="宋体" w:eastAsia="宋体" w:cs="宋体"/>
                <w:sz w:val="13"/>
                <w:szCs w:val="13"/>
                <w:rPrChange w:id="156" w:author="王一锋" w:date="2026-07-04T21:57:02Z">
                  <w:rPr/>
                </w:rPrChange>
              </w:rPr>
              <w:t>{M</w:t>
            </w:r>
            <w:ins w:id="157" w:author="王一锋" w:date="2026-07-04T21:54:38Z">
              <w:r>
                <w:rPr>
                  <w:rFonts w:hint="eastAsia" w:ascii="宋体" w:hAnsi="宋体" w:eastAsia="宋体" w:cs="宋体"/>
                  <w:sz w:val="13"/>
                  <w:szCs w:val="13"/>
                  <w:lang w:val="en-US" w:eastAsia="zh-CN"/>
                  <w:rPrChange w:id="158" w:author="王一锋" w:date="2026-07-04T21:57:02Z">
                    <w:rPr>
                      <w:rFonts w:hint="eastAsia"/>
                      <w:lang w:val="en-US" w:eastAsia="zh-CN"/>
                    </w:rPr>
                  </w:rPrChange>
                </w:rPr>
                <w:t>3</w:t>
              </w:r>
            </w:ins>
            <w:del w:id="160" w:author="王一锋" w:date="2026-07-04T21:54:38Z">
              <w:r>
                <w:rPr>
                  <w:rFonts w:hint="eastAsia" w:ascii="宋体" w:hAnsi="宋体" w:eastAsia="宋体" w:cs="宋体"/>
                  <w:sz w:val="13"/>
                  <w:szCs w:val="13"/>
                  <w:rPrChange w:id="161" w:author="王一锋" w:date="2026-07-04T21:57:02Z">
                    <w:rPr/>
                  </w:rPrChange>
                </w:rPr>
                <w:delText>1</w:delText>
              </w:r>
            </w:del>
            <w:r>
              <w:rPr>
                <w:rFonts w:hint="eastAsia" w:ascii="宋体" w:hAnsi="宋体" w:eastAsia="宋体" w:cs="宋体"/>
                <w:sz w:val="13"/>
                <w:szCs w:val="13"/>
                <w:rPrChange w:id="163" w:author="王一锋" w:date="2026-07-04T21:57:02Z">
                  <w:rPr/>
                </w:rPrChange>
              </w:rPr>
              <w:t>_INCOME}</w:t>
            </w:r>
          </w:p>
        </w:tc>
        <w:tc>
          <w:tcPr>
            <w:tcW w:w="1960" w:type="dxa"/>
            <w:gridSpan w:val="2"/>
            <w:shd w:val="clear" w:color="auto" w:fill="auto"/>
            <w:noWrap w:val="0"/>
            <w:vAlign w:val="center"/>
          </w:tcPr>
          <w:p w14:paraId="762066D9">
            <w:pPr>
              <w:jc w:val="left"/>
              <w:rPr>
                <w:rFonts w:hint="eastAsia" w:ascii="宋体" w:hAnsi="宋体" w:eastAsia="宋体" w:cs="宋体"/>
                <w:sz w:val="13"/>
                <w:szCs w:val="13"/>
                <w:lang w:val="en-US" w:eastAsia="zh-CN"/>
                <w:rPrChange w:id="165" w:author="王一锋" w:date="2026-07-04T21:57:02Z">
                  <w:rPr>
                    <w:rFonts w:hint="eastAsia"/>
                    <w:lang w:val="en-US" w:eastAsia="zh-CN"/>
                  </w:rPr>
                </w:rPrChange>
              </w:rPr>
              <w:pPrChange w:id="164" w:author="王一锋" w:date="2026-07-04T21:56:52Z">
                <w:pPr>
                  <w:jc w:val="center"/>
                </w:pPr>
              </w:pPrChange>
            </w:pPr>
            <w:r>
              <w:rPr>
                <w:rFonts w:hint="eastAsia" w:ascii="宋体" w:hAnsi="宋体" w:eastAsia="宋体" w:cs="宋体"/>
                <w:sz w:val="13"/>
                <w:szCs w:val="13"/>
                <w:rPrChange w:id="166" w:author="王一锋" w:date="2026-07-04T21:57:02Z">
                  <w:rPr/>
                </w:rPrChange>
              </w:rPr>
              <w:t>{M</w:t>
            </w:r>
            <w:ins w:id="167" w:author="王一锋" w:date="2026-07-04T21:54:42Z">
              <w:r>
                <w:rPr>
                  <w:rFonts w:hint="eastAsia" w:ascii="宋体" w:hAnsi="宋体" w:eastAsia="宋体" w:cs="宋体"/>
                  <w:sz w:val="13"/>
                  <w:szCs w:val="13"/>
                  <w:lang w:val="en-US" w:eastAsia="zh-CN"/>
                  <w:rPrChange w:id="168" w:author="王一锋" w:date="2026-07-04T21:57:02Z">
                    <w:rPr>
                      <w:rFonts w:hint="eastAsia"/>
                      <w:lang w:val="en-US" w:eastAsia="zh-CN"/>
                    </w:rPr>
                  </w:rPrChange>
                </w:rPr>
                <w:t>3</w:t>
              </w:r>
            </w:ins>
            <w:del w:id="170" w:author="王一锋" w:date="2026-07-04T21:54:41Z">
              <w:r>
                <w:rPr>
                  <w:rFonts w:hint="eastAsia" w:ascii="宋体" w:hAnsi="宋体" w:eastAsia="宋体" w:cs="宋体"/>
                  <w:sz w:val="13"/>
                  <w:szCs w:val="13"/>
                  <w:rPrChange w:id="171" w:author="王一锋" w:date="2026-07-04T21:57:02Z">
                    <w:rPr/>
                  </w:rPrChange>
                </w:rPr>
                <w:delText>1</w:delText>
              </w:r>
            </w:del>
            <w:r>
              <w:rPr>
                <w:rFonts w:hint="eastAsia" w:ascii="宋体" w:hAnsi="宋体" w:eastAsia="宋体" w:cs="宋体"/>
                <w:sz w:val="13"/>
                <w:szCs w:val="13"/>
                <w:rPrChange w:id="173" w:author="王一锋" w:date="2026-07-04T21:57:02Z">
                  <w:rPr/>
                </w:rPrChange>
              </w:rPr>
              <w:t>_HEALTH}</w:t>
            </w:r>
          </w:p>
        </w:tc>
      </w:tr>
      <w:tr w14:paraId="460522ED">
        <w:trPr>
          <w:cantSplit/>
          <w:trHeight w:val="90" w:hRule="atLeast"/>
          <w:jc w:val="center"/>
        </w:trPr>
        <w:tc>
          <w:tcPr>
            <w:tcW w:w="665" w:type="dxa"/>
            <w:vMerge w:val="continue"/>
            <w:noWrap w:val="0"/>
            <w:vAlign w:val="top"/>
          </w:tcPr>
          <w:p w14:paraId="1FE81020">
            <w:pPr>
              <w:jc w:val="center"/>
              <w:rPr>
                <w:rFonts w:hint="eastAsia" w:ascii="新宋体" w:hAnsi="新宋体" w:eastAsia="新宋体"/>
              </w:rPr>
            </w:pPr>
          </w:p>
        </w:tc>
        <w:tc>
          <w:tcPr>
            <w:tcW w:w="909" w:type="dxa"/>
            <w:shd w:val="clear" w:color="auto" w:fill="auto"/>
            <w:noWrap w:val="0"/>
            <w:vAlign w:val="center"/>
          </w:tcPr>
          <w:p w14:paraId="58F74418">
            <w:pPr>
              <w:spacing w:line="240" w:lineRule="auto"/>
              <w:jc w:val="left"/>
              <w:rPr>
                <w:rFonts w:hint="eastAsia" w:ascii="宋体" w:hAnsi="宋体" w:eastAsia="宋体" w:cs="宋体"/>
                <w:sz w:val="13"/>
                <w:szCs w:val="13"/>
                <w:lang w:val="en-US" w:eastAsia="zh-CN"/>
                <w:rPrChange w:id="175" w:author="王一锋" w:date="2026-07-04T21:57:02Z">
                  <w:rPr>
                    <w:rFonts w:hint="eastAsia"/>
                    <w:lang w:val="en-US" w:eastAsia="zh-CN"/>
                  </w:rPr>
                </w:rPrChange>
              </w:rPr>
              <w:pPrChange w:id="174" w:author="王一锋" w:date="2026-07-04T21:56:52Z">
                <w:pPr>
                  <w:spacing w:line="300" w:lineRule="exact"/>
                  <w:jc w:val="center"/>
                </w:pPr>
              </w:pPrChange>
            </w:pPr>
            <w:r>
              <w:rPr>
                <w:rFonts w:hint="eastAsia" w:ascii="宋体" w:hAnsi="宋体" w:eastAsia="宋体" w:cs="宋体"/>
                <w:sz w:val="13"/>
                <w:szCs w:val="13"/>
                <w:rPrChange w:id="176" w:author="王一锋" w:date="2026-07-04T21:57:02Z">
                  <w:rPr>
                    <w:rFonts w:hint="eastAsia"/>
                  </w:rPr>
                </w:rPrChange>
              </w:rPr>
              <w:commentReference w:id="5"/>
            </w:r>
            <w:r>
              <w:rPr>
                <w:rFonts w:hint="eastAsia" w:ascii="宋体" w:hAnsi="宋体" w:eastAsia="宋体" w:cs="宋体"/>
                <w:sz w:val="13"/>
                <w:szCs w:val="13"/>
                <w:rPrChange w:id="177" w:author="王一锋" w:date="2026-07-04T21:57:02Z">
                  <w:rPr>
                    <w:rFonts w:hint="eastAsia"/>
                  </w:rPr>
                </w:rPrChange>
              </w:rPr>
              <w:t>{M</w:t>
            </w:r>
            <w:ins w:id="178" w:author="王一锋" w:date="2026-07-04T21:54:46Z">
              <w:r>
                <w:rPr>
                  <w:rFonts w:hint="eastAsia" w:ascii="宋体" w:hAnsi="宋体" w:eastAsia="宋体" w:cs="宋体"/>
                  <w:sz w:val="13"/>
                  <w:szCs w:val="13"/>
                  <w:lang w:val="en-US" w:eastAsia="zh-CN"/>
                  <w:rPrChange w:id="179" w:author="王一锋" w:date="2026-07-04T21:57:02Z">
                    <w:rPr>
                      <w:rFonts w:hint="eastAsia"/>
                      <w:lang w:val="en-US" w:eastAsia="zh-CN"/>
                    </w:rPr>
                  </w:rPrChange>
                </w:rPr>
                <w:t>4</w:t>
              </w:r>
            </w:ins>
            <w:del w:id="181" w:author="王一锋" w:date="2026-07-04T21:54:45Z">
              <w:r>
                <w:rPr>
                  <w:rFonts w:hint="eastAsia" w:ascii="宋体" w:hAnsi="宋体" w:eastAsia="宋体" w:cs="宋体"/>
                  <w:sz w:val="13"/>
                  <w:szCs w:val="13"/>
                  <w:rPrChange w:id="182" w:author="王一锋" w:date="2026-07-04T21:57:02Z">
                    <w:rPr>
                      <w:rFonts w:hint="eastAsia"/>
                    </w:rPr>
                  </w:rPrChange>
                </w:rPr>
                <w:delText>1</w:delText>
              </w:r>
            </w:del>
            <w:r>
              <w:rPr>
                <w:rFonts w:hint="eastAsia" w:ascii="宋体" w:hAnsi="宋体" w:eastAsia="宋体" w:cs="宋体"/>
                <w:sz w:val="13"/>
                <w:szCs w:val="13"/>
                <w:rPrChange w:id="184" w:author="王一锋" w:date="2026-07-04T21:57:02Z">
                  <w:rPr>
                    <w:rFonts w:hint="eastAsia"/>
                  </w:rPr>
                </w:rPrChange>
              </w:rPr>
              <w:t>_NAME}</w:t>
            </w:r>
          </w:p>
        </w:tc>
        <w:tc>
          <w:tcPr>
            <w:tcW w:w="834" w:type="dxa"/>
            <w:shd w:val="clear" w:color="auto" w:fill="auto"/>
            <w:noWrap w:val="0"/>
            <w:vAlign w:val="center"/>
          </w:tcPr>
          <w:p w14:paraId="2B3EF2AA">
            <w:pPr>
              <w:jc w:val="left"/>
              <w:rPr>
                <w:rFonts w:hint="eastAsia" w:ascii="宋体" w:hAnsi="宋体" w:eastAsia="宋体" w:cs="宋体"/>
                <w:sz w:val="13"/>
                <w:szCs w:val="13"/>
                <w:lang w:val="en-US" w:eastAsia="zh-CN"/>
                <w:rPrChange w:id="186" w:author="王一锋" w:date="2026-07-04T21:57:02Z">
                  <w:rPr>
                    <w:rFonts w:hint="eastAsia"/>
                    <w:lang w:val="en-US" w:eastAsia="zh-CN"/>
                  </w:rPr>
                </w:rPrChange>
              </w:rPr>
              <w:pPrChange w:id="185" w:author="王一锋" w:date="2026-07-04T21:56:52Z">
                <w:pPr>
                  <w:jc w:val="center"/>
                </w:pPr>
              </w:pPrChange>
            </w:pPr>
            <w:r>
              <w:rPr>
                <w:rFonts w:hint="eastAsia" w:ascii="宋体" w:hAnsi="宋体" w:eastAsia="宋体" w:cs="宋体"/>
                <w:sz w:val="13"/>
                <w:szCs w:val="13"/>
                <w:rPrChange w:id="187" w:author="王一锋" w:date="2026-07-04T21:57:02Z">
                  <w:rPr/>
                </w:rPrChange>
              </w:rPr>
              <w:t>{M</w:t>
            </w:r>
            <w:ins w:id="188" w:author="王一锋" w:date="2026-07-04T21:54:50Z">
              <w:r>
                <w:rPr>
                  <w:rFonts w:hint="eastAsia" w:ascii="宋体" w:hAnsi="宋体" w:eastAsia="宋体" w:cs="宋体"/>
                  <w:sz w:val="13"/>
                  <w:szCs w:val="13"/>
                  <w:lang w:val="en-US" w:eastAsia="zh-CN"/>
                  <w:rPrChange w:id="189" w:author="王一锋" w:date="2026-07-04T21:57:02Z">
                    <w:rPr>
                      <w:rFonts w:hint="eastAsia"/>
                      <w:lang w:val="en-US" w:eastAsia="zh-CN"/>
                    </w:rPr>
                  </w:rPrChange>
                </w:rPr>
                <w:t>4</w:t>
              </w:r>
            </w:ins>
            <w:del w:id="191" w:author="王一锋" w:date="2026-07-04T21:54:49Z">
              <w:r>
                <w:rPr>
                  <w:rFonts w:hint="eastAsia" w:ascii="宋体" w:hAnsi="宋体" w:eastAsia="宋体" w:cs="宋体"/>
                  <w:sz w:val="13"/>
                  <w:szCs w:val="13"/>
                  <w:rPrChange w:id="192" w:author="王一锋" w:date="2026-07-04T21:57:02Z">
                    <w:rPr/>
                  </w:rPrChange>
                </w:rPr>
                <w:delText>1</w:delText>
              </w:r>
            </w:del>
            <w:r>
              <w:rPr>
                <w:rFonts w:hint="eastAsia" w:ascii="宋体" w:hAnsi="宋体" w:eastAsia="宋体" w:cs="宋体"/>
                <w:sz w:val="13"/>
                <w:szCs w:val="13"/>
                <w:rPrChange w:id="194" w:author="王一锋" w:date="2026-07-04T21:57:02Z">
                  <w:rPr/>
                </w:rPrChange>
              </w:rPr>
              <w:t>_AGE}</w:t>
            </w:r>
          </w:p>
        </w:tc>
        <w:tc>
          <w:tcPr>
            <w:tcW w:w="1146" w:type="dxa"/>
            <w:shd w:val="clear" w:color="auto" w:fill="auto"/>
            <w:noWrap w:val="0"/>
            <w:vAlign w:val="center"/>
          </w:tcPr>
          <w:p w14:paraId="43AF104F">
            <w:pPr>
              <w:jc w:val="left"/>
              <w:rPr>
                <w:rFonts w:hint="eastAsia" w:ascii="宋体" w:hAnsi="宋体" w:eastAsia="宋体" w:cs="宋体"/>
                <w:sz w:val="13"/>
                <w:szCs w:val="13"/>
                <w:lang w:val="en-US" w:eastAsia="zh-CN"/>
                <w:rPrChange w:id="196" w:author="王一锋" w:date="2026-07-04T21:57:02Z">
                  <w:rPr>
                    <w:rFonts w:hint="eastAsia"/>
                    <w:lang w:val="en-US" w:eastAsia="zh-CN"/>
                  </w:rPr>
                </w:rPrChange>
              </w:rPr>
              <w:pPrChange w:id="195" w:author="王一锋" w:date="2026-07-04T21:56:52Z">
                <w:pPr>
                  <w:jc w:val="center"/>
                </w:pPr>
              </w:pPrChange>
            </w:pPr>
            <w:r>
              <w:rPr>
                <w:rFonts w:hint="eastAsia" w:ascii="宋体" w:hAnsi="宋体" w:eastAsia="宋体" w:cs="宋体"/>
                <w:sz w:val="13"/>
                <w:szCs w:val="13"/>
                <w:rPrChange w:id="197" w:author="王一锋" w:date="2026-07-04T21:57:02Z">
                  <w:rPr/>
                </w:rPrChange>
              </w:rPr>
              <w:t>{M</w:t>
            </w:r>
            <w:ins w:id="198" w:author="王一锋" w:date="2026-07-04T21:54:52Z">
              <w:r>
                <w:rPr>
                  <w:rFonts w:hint="eastAsia" w:ascii="宋体" w:hAnsi="宋体" w:eastAsia="宋体" w:cs="宋体"/>
                  <w:sz w:val="13"/>
                  <w:szCs w:val="13"/>
                  <w:lang w:val="en-US" w:eastAsia="zh-CN"/>
                  <w:rPrChange w:id="199" w:author="王一锋" w:date="2026-07-04T21:57:02Z">
                    <w:rPr>
                      <w:rFonts w:hint="eastAsia"/>
                      <w:lang w:val="en-US" w:eastAsia="zh-CN"/>
                    </w:rPr>
                  </w:rPrChange>
                </w:rPr>
                <w:t>4</w:t>
              </w:r>
            </w:ins>
            <w:del w:id="201" w:author="王一锋" w:date="2026-07-04T21:54:52Z">
              <w:r>
                <w:rPr>
                  <w:rFonts w:hint="eastAsia" w:ascii="宋体" w:hAnsi="宋体" w:eastAsia="宋体" w:cs="宋体"/>
                  <w:sz w:val="13"/>
                  <w:szCs w:val="13"/>
                  <w:rPrChange w:id="202" w:author="王一锋" w:date="2026-07-04T21:57:02Z">
                    <w:rPr/>
                  </w:rPrChange>
                </w:rPr>
                <w:delText>1</w:delText>
              </w:r>
            </w:del>
            <w:r>
              <w:rPr>
                <w:rFonts w:hint="eastAsia" w:ascii="宋体" w:hAnsi="宋体" w:eastAsia="宋体" w:cs="宋体"/>
                <w:sz w:val="13"/>
                <w:szCs w:val="13"/>
                <w:rPrChange w:id="204" w:author="王一锋" w:date="2026-07-04T21:57:02Z">
                  <w:rPr/>
                </w:rPrChange>
              </w:rPr>
              <w:t>_RELATION}</w:t>
            </w:r>
          </w:p>
        </w:tc>
        <w:tc>
          <w:tcPr>
            <w:tcW w:w="3145" w:type="dxa"/>
            <w:gridSpan w:val="6"/>
            <w:shd w:val="clear" w:color="auto" w:fill="auto"/>
            <w:noWrap w:val="0"/>
            <w:vAlign w:val="center"/>
          </w:tcPr>
          <w:p w14:paraId="38F6EF07">
            <w:pPr>
              <w:jc w:val="left"/>
              <w:rPr>
                <w:rFonts w:hint="eastAsia" w:ascii="宋体" w:hAnsi="宋体" w:eastAsia="宋体" w:cs="宋体"/>
                <w:sz w:val="13"/>
                <w:szCs w:val="13"/>
                <w:lang w:val="en-US" w:eastAsia="zh-CN"/>
                <w:rPrChange w:id="206" w:author="王一锋" w:date="2026-07-04T21:57:02Z">
                  <w:rPr>
                    <w:rFonts w:hint="eastAsia"/>
                    <w:lang w:val="en-US" w:eastAsia="zh-CN"/>
                  </w:rPr>
                </w:rPrChange>
              </w:rPr>
              <w:pPrChange w:id="205" w:author="王一锋" w:date="2026-07-04T21:56:52Z">
                <w:pPr>
                  <w:jc w:val="center"/>
                </w:pPr>
              </w:pPrChange>
            </w:pPr>
            <w:r>
              <w:rPr>
                <w:rFonts w:hint="eastAsia" w:ascii="宋体" w:hAnsi="宋体" w:eastAsia="宋体" w:cs="宋体"/>
                <w:sz w:val="13"/>
                <w:szCs w:val="13"/>
                <w:rPrChange w:id="207" w:author="王一锋" w:date="2026-07-04T21:57:02Z">
                  <w:rPr/>
                </w:rPrChange>
              </w:rPr>
              <w:t>{M</w:t>
            </w:r>
            <w:ins w:id="208" w:author="王一锋" w:date="2026-07-04T21:54:55Z">
              <w:r>
                <w:rPr>
                  <w:rFonts w:hint="eastAsia" w:ascii="宋体" w:hAnsi="宋体" w:eastAsia="宋体" w:cs="宋体"/>
                  <w:sz w:val="13"/>
                  <w:szCs w:val="13"/>
                  <w:lang w:val="en-US" w:eastAsia="zh-CN"/>
                  <w:rPrChange w:id="209" w:author="王一锋" w:date="2026-07-04T21:57:02Z">
                    <w:rPr>
                      <w:rFonts w:hint="eastAsia"/>
                      <w:lang w:val="en-US" w:eastAsia="zh-CN"/>
                    </w:rPr>
                  </w:rPrChange>
                </w:rPr>
                <w:t>4</w:t>
              </w:r>
            </w:ins>
            <w:del w:id="211" w:author="王一锋" w:date="2026-07-04T21:54:55Z">
              <w:r>
                <w:rPr>
                  <w:rFonts w:hint="eastAsia" w:ascii="宋体" w:hAnsi="宋体" w:eastAsia="宋体" w:cs="宋体"/>
                  <w:sz w:val="13"/>
                  <w:szCs w:val="13"/>
                  <w:rPrChange w:id="212" w:author="王一锋" w:date="2026-07-04T21:57:02Z">
                    <w:rPr/>
                  </w:rPrChange>
                </w:rPr>
                <w:delText>1</w:delText>
              </w:r>
            </w:del>
            <w:r>
              <w:rPr>
                <w:rFonts w:hint="eastAsia" w:ascii="宋体" w:hAnsi="宋体" w:eastAsia="宋体" w:cs="宋体"/>
                <w:sz w:val="13"/>
                <w:szCs w:val="13"/>
                <w:rPrChange w:id="214" w:author="王一锋" w:date="2026-07-04T21:57:02Z">
                  <w:rPr/>
                </w:rPrChange>
              </w:rPr>
              <w:t>_WORK}</w:t>
            </w:r>
          </w:p>
        </w:tc>
        <w:tc>
          <w:tcPr>
            <w:tcW w:w="1311" w:type="dxa"/>
            <w:shd w:val="clear" w:color="auto" w:fill="auto"/>
            <w:noWrap w:val="0"/>
            <w:vAlign w:val="center"/>
          </w:tcPr>
          <w:p w14:paraId="7E1E9C72">
            <w:pPr>
              <w:jc w:val="left"/>
              <w:rPr>
                <w:rFonts w:hint="eastAsia" w:ascii="宋体" w:hAnsi="宋体" w:eastAsia="宋体" w:cs="宋体"/>
                <w:sz w:val="13"/>
                <w:szCs w:val="13"/>
                <w:lang w:val="en-US" w:eastAsia="zh-CN"/>
                <w:rPrChange w:id="216" w:author="王一锋" w:date="2026-07-04T21:57:02Z">
                  <w:rPr>
                    <w:rFonts w:hint="eastAsia"/>
                    <w:lang w:val="en-US" w:eastAsia="zh-CN"/>
                  </w:rPr>
                </w:rPrChange>
              </w:rPr>
              <w:pPrChange w:id="215" w:author="王一锋" w:date="2026-07-04T21:56:52Z">
                <w:pPr>
                  <w:jc w:val="center"/>
                </w:pPr>
              </w:pPrChange>
            </w:pPr>
            <w:r>
              <w:rPr>
                <w:rFonts w:hint="eastAsia" w:ascii="宋体" w:hAnsi="宋体" w:eastAsia="宋体" w:cs="宋体"/>
                <w:sz w:val="13"/>
                <w:szCs w:val="13"/>
                <w:rPrChange w:id="217" w:author="王一锋" w:date="2026-07-04T21:57:02Z">
                  <w:rPr/>
                </w:rPrChange>
              </w:rPr>
              <w:t>{M</w:t>
            </w:r>
            <w:ins w:id="218" w:author="王一锋" w:date="2026-07-04T21:55:10Z">
              <w:r>
                <w:rPr>
                  <w:rFonts w:hint="eastAsia" w:ascii="宋体" w:hAnsi="宋体" w:eastAsia="宋体" w:cs="宋体"/>
                  <w:sz w:val="13"/>
                  <w:szCs w:val="13"/>
                  <w:lang w:val="en-US" w:eastAsia="zh-CN"/>
                  <w:rPrChange w:id="219" w:author="王一锋" w:date="2026-07-04T21:57:02Z">
                    <w:rPr>
                      <w:rFonts w:hint="eastAsia"/>
                      <w:lang w:val="en-US" w:eastAsia="zh-CN"/>
                    </w:rPr>
                  </w:rPrChange>
                </w:rPr>
                <w:t>4</w:t>
              </w:r>
            </w:ins>
            <w:del w:id="221" w:author="王一锋" w:date="2026-07-04T21:55:09Z">
              <w:r>
                <w:rPr>
                  <w:rFonts w:hint="eastAsia" w:ascii="宋体" w:hAnsi="宋体" w:eastAsia="宋体" w:cs="宋体"/>
                  <w:sz w:val="13"/>
                  <w:szCs w:val="13"/>
                  <w:rPrChange w:id="222" w:author="王一锋" w:date="2026-07-04T21:57:02Z">
                    <w:rPr/>
                  </w:rPrChange>
                </w:rPr>
                <w:delText>1</w:delText>
              </w:r>
            </w:del>
            <w:r>
              <w:rPr>
                <w:rFonts w:hint="eastAsia" w:ascii="宋体" w:hAnsi="宋体" w:eastAsia="宋体" w:cs="宋体"/>
                <w:sz w:val="13"/>
                <w:szCs w:val="13"/>
                <w:rPrChange w:id="224" w:author="王一锋" w:date="2026-07-04T21:57:02Z">
                  <w:rPr/>
                </w:rPrChange>
              </w:rPr>
              <w:t>_OCCUPATION}</w:t>
            </w:r>
          </w:p>
        </w:tc>
        <w:tc>
          <w:tcPr>
            <w:tcW w:w="1009" w:type="dxa"/>
            <w:gridSpan w:val="3"/>
            <w:shd w:val="clear" w:color="auto" w:fill="auto"/>
            <w:noWrap w:val="0"/>
            <w:vAlign w:val="center"/>
          </w:tcPr>
          <w:p w14:paraId="01CA17C2">
            <w:pPr>
              <w:jc w:val="left"/>
              <w:rPr>
                <w:rFonts w:hint="eastAsia" w:ascii="宋体" w:hAnsi="宋体" w:eastAsia="宋体" w:cs="宋体"/>
                <w:sz w:val="13"/>
                <w:szCs w:val="13"/>
                <w:lang w:val="en-US" w:eastAsia="zh-CN"/>
                <w:rPrChange w:id="226" w:author="王一锋" w:date="2026-07-04T21:57:02Z">
                  <w:rPr>
                    <w:rFonts w:hint="eastAsia"/>
                    <w:lang w:val="en-US" w:eastAsia="zh-CN"/>
                  </w:rPr>
                </w:rPrChange>
              </w:rPr>
              <w:pPrChange w:id="225" w:author="王一锋" w:date="2026-07-04T21:56:52Z">
                <w:pPr>
                  <w:jc w:val="center"/>
                </w:pPr>
              </w:pPrChange>
            </w:pPr>
            <w:r>
              <w:rPr>
                <w:rFonts w:hint="eastAsia" w:ascii="宋体" w:hAnsi="宋体" w:eastAsia="宋体" w:cs="宋体"/>
                <w:sz w:val="13"/>
                <w:szCs w:val="13"/>
                <w:rPrChange w:id="227" w:author="王一锋" w:date="2026-07-04T21:57:02Z">
                  <w:rPr/>
                </w:rPrChange>
              </w:rPr>
              <w:t>{M</w:t>
            </w:r>
            <w:ins w:id="228" w:author="王一锋" w:date="2026-07-04T21:55:12Z">
              <w:r>
                <w:rPr>
                  <w:rFonts w:hint="eastAsia" w:ascii="宋体" w:hAnsi="宋体" w:eastAsia="宋体" w:cs="宋体"/>
                  <w:sz w:val="13"/>
                  <w:szCs w:val="13"/>
                  <w:lang w:val="en-US" w:eastAsia="zh-CN"/>
                  <w:rPrChange w:id="229" w:author="王一锋" w:date="2026-07-04T21:57:02Z">
                    <w:rPr>
                      <w:rFonts w:hint="eastAsia"/>
                      <w:lang w:val="en-US" w:eastAsia="zh-CN"/>
                    </w:rPr>
                  </w:rPrChange>
                </w:rPr>
                <w:t>4</w:t>
              </w:r>
            </w:ins>
            <w:del w:id="231" w:author="王一锋" w:date="2026-07-04T21:55:12Z">
              <w:r>
                <w:rPr>
                  <w:rFonts w:hint="eastAsia" w:ascii="宋体" w:hAnsi="宋体" w:eastAsia="宋体" w:cs="宋体"/>
                  <w:sz w:val="13"/>
                  <w:szCs w:val="13"/>
                  <w:rPrChange w:id="232" w:author="王一锋" w:date="2026-07-04T21:57:02Z">
                    <w:rPr/>
                  </w:rPrChange>
                </w:rPr>
                <w:delText>1</w:delText>
              </w:r>
            </w:del>
            <w:r>
              <w:rPr>
                <w:rFonts w:hint="eastAsia" w:ascii="宋体" w:hAnsi="宋体" w:eastAsia="宋体" w:cs="宋体"/>
                <w:sz w:val="13"/>
                <w:szCs w:val="13"/>
                <w:rPrChange w:id="234" w:author="王一锋" w:date="2026-07-04T21:57:02Z">
                  <w:rPr/>
                </w:rPrChange>
              </w:rPr>
              <w:t>_INCOME}</w:t>
            </w:r>
          </w:p>
        </w:tc>
        <w:tc>
          <w:tcPr>
            <w:tcW w:w="1960" w:type="dxa"/>
            <w:gridSpan w:val="2"/>
            <w:shd w:val="clear" w:color="auto" w:fill="auto"/>
            <w:noWrap w:val="0"/>
            <w:vAlign w:val="center"/>
          </w:tcPr>
          <w:p w14:paraId="346B9AE3">
            <w:pPr>
              <w:jc w:val="left"/>
              <w:rPr>
                <w:rFonts w:hint="eastAsia" w:ascii="宋体" w:hAnsi="宋体" w:eastAsia="宋体" w:cs="宋体"/>
                <w:sz w:val="13"/>
                <w:szCs w:val="13"/>
                <w:lang w:val="en-US" w:eastAsia="zh-CN"/>
                <w:rPrChange w:id="236" w:author="王一锋" w:date="2026-07-04T21:57:02Z">
                  <w:rPr>
                    <w:rFonts w:hint="eastAsia"/>
                    <w:lang w:val="en-US" w:eastAsia="zh-CN"/>
                  </w:rPr>
                </w:rPrChange>
              </w:rPr>
              <w:pPrChange w:id="235" w:author="王一锋" w:date="2026-07-04T21:56:52Z">
                <w:pPr>
                  <w:jc w:val="center"/>
                </w:pPr>
              </w:pPrChange>
            </w:pPr>
            <w:r>
              <w:rPr>
                <w:rFonts w:hint="eastAsia" w:ascii="宋体" w:hAnsi="宋体" w:eastAsia="宋体" w:cs="宋体"/>
                <w:sz w:val="13"/>
                <w:szCs w:val="13"/>
                <w:rPrChange w:id="237" w:author="王一锋" w:date="2026-07-04T21:57:02Z">
                  <w:rPr/>
                </w:rPrChange>
              </w:rPr>
              <w:t>{M</w:t>
            </w:r>
            <w:ins w:id="238" w:author="王一锋" w:date="2026-07-04T21:55:15Z">
              <w:r>
                <w:rPr>
                  <w:rFonts w:hint="eastAsia" w:ascii="宋体" w:hAnsi="宋体" w:eastAsia="宋体" w:cs="宋体"/>
                  <w:sz w:val="13"/>
                  <w:szCs w:val="13"/>
                  <w:lang w:val="en-US" w:eastAsia="zh-CN"/>
                  <w:rPrChange w:id="239" w:author="王一锋" w:date="2026-07-04T21:57:02Z">
                    <w:rPr>
                      <w:rFonts w:hint="eastAsia"/>
                      <w:lang w:val="en-US" w:eastAsia="zh-CN"/>
                    </w:rPr>
                  </w:rPrChange>
                </w:rPr>
                <w:t>4</w:t>
              </w:r>
            </w:ins>
            <w:del w:id="241" w:author="王一锋" w:date="2026-07-04T21:55:14Z">
              <w:r>
                <w:rPr>
                  <w:rFonts w:hint="eastAsia" w:ascii="宋体" w:hAnsi="宋体" w:eastAsia="宋体" w:cs="宋体"/>
                  <w:sz w:val="13"/>
                  <w:szCs w:val="13"/>
                  <w:rPrChange w:id="242" w:author="王一锋" w:date="2026-07-04T21:57:02Z">
                    <w:rPr/>
                  </w:rPrChange>
                </w:rPr>
                <w:delText>1</w:delText>
              </w:r>
            </w:del>
            <w:r>
              <w:rPr>
                <w:rFonts w:hint="eastAsia" w:ascii="宋体" w:hAnsi="宋体" w:eastAsia="宋体" w:cs="宋体"/>
                <w:sz w:val="13"/>
                <w:szCs w:val="13"/>
                <w:rPrChange w:id="244" w:author="王一锋" w:date="2026-07-04T21:57:02Z">
                  <w:rPr/>
                </w:rPrChange>
              </w:rPr>
              <w:t>_HEALTH}</w:t>
            </w:r>
          </w:p>
        </w:tc>
      </w:tr>
      <w:tr w14:paraId="0F53D5F3">
        <w:trPr>
          <w:cantSplit/>
          <w:trHeight w:val="90" w:hRule="atLeast"/>
          <w:jc w:val="center"/>
        </w:trPr>
        <w:tc>
          <w:tcPr>
            <w:tcW w:w="665" w:type="dxa"/>
            <w:vMerge w:val="continue"/>
            <w:noWrap w:val="0"/>
            <w:vAlign w:val="top"/>
          </w:tcPr>
          <w:p w14:paraId="45044E5C">
            <w:pPr>
              <w:jc w:val="center"/>
              <w:rPr>
                <w:rFonts w:hint="eastAsia" w:ascii="新宋体" w:hAnsi="新宋体" w:eastAsia="新宋体"/>
              </w:rPr>
            </w:pPr>
          </w:p>
        </w:tc>
        <w:tc>
          <w:tcPr>
            <w:tcW w:w="909" w:type="dxa"/>
            <w:shd w:val="clear" w:color="auto" w:fill="auto"/>
            <w:noWrap w:val="0"/>
            <w:vAlign w:val="center"/>
          </w:tcPr>
          <w:p w14:paraId="245D8DC6">
            <w:pPr>
              <w:spacing w:line="240" w:lineRule="auto"/>
              <w:jc w:val="left"/>
              <w:rPr>
                <w:rFonts w:hint="eastAsia" w:ascii="宋体" w:hAnsi="宋体" w:eastAsia="宋体" w:cs="宋体"/>
                <w:sz w:val="13"/>
                <w:szCs w:val="13"/>
                <w:lang w:val="en-US" w:eastAsia="zh-CN"/>
                <w:rPrChange w:id="246" w:author="王一锋" w:date="2026-07-04T21:57:02Z">
                  <w:rPr>
                    <w:rFonts w:hint="eastAsia"/>
                    <w:lang w:val="en-US" w:eastAsia="zh-CN"/>
                  </w:rPr>
                </w:rPrChange>
              </w:rPr>
              <w:pPrChange w:id="245" w:author="王一锋" w:date="2026-07-04T21:56:52Z">
                <w:pPr>
                  <w:spacing w:line="300" w:lineRule="exact"/>
                  <w:jc w:val="center"/>
                </w:pPr>
              </w:pPrChange>
            </w:pPr>
            <w:r>
              <w:rPr>
                <w:rFonts w:hint="eastAsia" w:ascii="宋体" w:hAnsi="宋体" w:eastAsia="宋体" w:cs="宋体"/>
                <w:sz w:val="13"/>
                <w:szCs w:val="13"/>
                <w:rPrChange w:id="247" w:author="王一锋" w:date="2026-07-04T21:57:02Z">
                  <w:rPr>
                    <w:rFonts w:hint="eastAsia"/>
                  </w:rPr>
                </w:rPrChange>
              </w:rPr>
              <w:commentReference w:id="6"/>
            </w:r>
            <w:r>
              <w:rPr>
                <w:rFonts w:hint="eastAsia" w:ascii="宋体" w:hAnsi="宋体" w:eastAsia="宋体" w:cs="宋体"/>
                <w:sz w:val="13"/>
                <w:szCs w:val="13"/>
                <w:rPrChange w:id="248" w:author="王一锋" w:date="2026-07-04T21:57:02Z">
                  <w:rPr>
                    <w:rFonts w:hint="eastAsia"/>
                  </w:rPr>
                </w:rPrChange>
              </w:rPr>
              <w:t>{M</w:t>
            </w:r>
            <w:ins w:id="249" w:author="王一锋" w:date="2026-07-04T21:55:19Z">
              <w:r>
                <w:rPr>
                  <w:rFonts w:hint="eastAsia" w:ascii="宋体" w:hAnsi="宋体" w:eastAsia="宋体" w:cs="宋体"/>
                  <w:sz w:val="13"/>
                  <w:szCs w:val="13"/>
                  <w:lang w:val="en-US" w:eastAsia="zh-CN"/>
                  <w:rPrChange w:id="250" w:author="王一锋" w:date="2026-07-04T21:57:02Z">
                    <w:rPr>
                      <w:rFonts w:hint="eastAsia"/>
                      <w:lang w:val="en-US" w:eastAsia="zh-CN"/>
                    </w:rPr>
                  </w:rPrChange>
                </w:rPr>
                <w:t>5</w:t>
              </w:r>
            </w:ins>
            <w:del w:id="252" w:author="王一锋" w:date="2026-07-04T21:55:18Z">
              <w:r>
                <w:rPr>
                  <w:rFonts w:hint="eastAsia" w:ascii="宋体" w:hAnsi="宋体" w:eastAsia="宋体" w:cs="宋体"/>
                  <w:sz w:val="13"/>
                  <w:szCs w:val="13"/>
                  <w:rPrChange w:id="253" w:author="王一锋" w:date="2026-07-04T21:57:02Z">
                    <w:rPr>
                      <w:rFonts w:hint="eastAsia"/>
                    </w:rPr>
                  </w:rPrChange>
                </w:rPr>
                <w:delText>1</w:delText>
              </w:r>
            </w:del>
            <w:r>
              <w:rPr>
                <w:rFonts w:hint="eastAsia" w:ascii="宋体" w:hAnsi="宋体" w:eastAsia="宋体" w:cs="宋体"/>
                <w:sz w:val="13"/>
                <w:szCs w:val="13"/>
                <w:rPrChange w:id="255" w:author="王一锋" w:date="2026-07-04T21:57:02Z">
                  <w:rPr>
                    <w:rFonts w:hint="eastAsia"/>
                  </w:rPr>
                </w:rPrChange>
              </w:rPr>
              <w:t>_NAME}</w:t>
            </w:r>
          </w:p>
        </w:tc>
        <w:tc>
          <w:tcPr>
            <w:tcW w:w="834" w:type="dxa"/>
            <w:shd w:val="clear" w:color="auto" w:fill="auto"/>
            <w:noWrap w:val="0"/>
            <w:vAlign w:val="center"/>
          </w:tcPr>
          <w:p w14:paraId="4597CD5F">
            <w:pPr>
              <w:jc w:val="left"/>
              <w:rPr>
                <w:rFonts w:hint="eastAsia" w:ascii="宋体" w:hAnsi="宋体" w:eastAsia="宋体" w:cs="宋体"/>
                <w:sz w:val="13"/>
                <w:szCs w:val="13"/>
                <w:lang w:val="en-US" w:eastAsia="zh-CN"/>
                <w:rPrChange w:id="257" w:author="王一锋" w:date="2026-07-04T21:57:02Z">
                  <w:rPr>
                    <w:rFonts w:hint="eastAsia"/>
                    <w:lang w:val="en-US" w:eastAsia="zh-CN"/>
                  </w:rPr>
                </w:rPrChange>
              </w:rPr>
              <w:pPrChange w:id="256" w:author="王一锋" w:date="2026-07-04T21:56:52Z">
                <w:pPr>
                  <w:jc w:val="center"/>
                </w:pPr>
              </w:pPrChange>
            </w:pPr>
            <w:r>
              <w:rPr>
                <w:rFonts w:hint="eastAsia" w:ascii="宋体" w:hAnsi="宋体" w:eastAsia="宋体" w:cs="宋体"/>
                <w:sz w:val="13"/>
                <w:szCs w:val="13"/>
                <w:rPrChange w:id="258" w:author="王一锋" w:date="2026-07-04T21:57:02Z">
                  <w:rPr/>
                </w:rPrChange>
              </w:rPr>
              <w:t>{M</w:t>
            </w:r>
            <w:ins w:id="259" w:author="王一锋" w:date="2026-07-04T21:55:21Z">
              <w:r>
                <w:rPr>
                  <w:rFonts w:hint="eastAsia" w:ascii="宋体" w:hAnsi="宋体" w:eastAsia="宋体" w:cs="宋体"/>
                  <w:sz w:val="13"/>
                  <w:szCs w:val="13"/>
                  <w:lang w:val="en-US" w:eastAsia="zh-CN"/>
                  <w:rPrChange w:id="260" w:author="王一锋" w:date="2026-07-04T21:57:02Z">
                    <w:rPr>
                      <w:rFonts w:hint="eastAsia"/>
                      <w:lang w:val="en-US" w:eastAsia="zh-CN"/>
                    </w:rPr>
                  </w:rPrChange>
                </w:rPr>
                <w:t>5</w:t>
              </w:r>
            </w:ins>
            <w:del w:id="262" w:author="王一锋" w:date="2026-07-04T21:55:21Z">
              <w:r>
                <w:rPr>
                  <w:rFonts w:hint="eastAsia" w:ascii="宋体" w:hAnsi="宋体" w:eastAsia="宋体" w:cs="宋体"/>
                  <w:sz w:val="13"/>
                  <w:szCs w:val="13"/>
                  <w:rPrChange w:id="263" w:author="王一锋" w:date="2026-07-04T21:57:02Z">
                    <w:rPr/>
                  </w:rPrChange>
                </w:rPr>
                <w:delText>1</w:delText>
              </w:r>
            </w:del>
            <w:r>
              <w:rPr>
                <w:rFonts w:hint="eastAsia" w:ascii="宋体" w:hAnsi="宋体" w:eastAsia="宋体" w:cs="宋体"/>
                <w:sz w:val="13"/>
                <w:szCs w:val="13"/>
                <w:rPrChange w:id="265" w:author="王一锋" w:date="2026-07-04T21:57:02Z">
                  <w:rPr/>
                </w:rPrChange>
              </w:rPr>
              <w:t>_AGE}</w:t>
            </w:r>
          </w:p>
        </w:tc>
        <w:tc>
          <w:tcPr>
            <w:tcW w:w="1146" w:type="dxa"/>
            <w:shd w:val="clear" w:color="auto" w:fill="auto"/>
            <w:noWrap w:val="0"/>
            <w:vAlign w:val="center"/>
          </w:tcPr>
          <w:p w14:paraId="303EA617">
            <w:pPr>
              <w:jc w:val="left"/>
              <w:rPr>
                <w:rFonts w:hint="eastAsia" w:ascii="宋体" w:hAnsi="宋体" w:eastAsia="宋体" w:cs="宋体"/>
                <w:sz w:val="13"/>
                <w:szCs w:val="13"/>
                <w:lang w:val="en-US" w:eastAsia="zh-CN"/>
                <w:rPrChange w:id="267" w:author="王一锋" w:date="2026-07-04T21:57:02Z">
                  <w:rPr>
                    <w:rFonts w:hint="eastAsia"/>
                    <w:lang w:val="en-US" w:eastAsia="zh-CN"/>
                  </w:rPr>
                </w:rPrChange>
              </w:rPr>
              <w:pPrChange w:id="266" w:author="王一锋" w:date="2026-07-04T21:56:52Z">
                <w:pPr>
                  <w:jc w:val="center"/>
                </w:pPr>
              </w:pPrChange>
            </w:pPr>
            <w:r>
              <w:rPr>
                <w:rFonts w:hint="eastAsia" w:ascii="宋体" w:hAnsi="宋体" w:eastAsia="宋体" w:cs="宋体"/>
                <w:sz w:val="13"/>
                <w:szCs w:val="13"/>
                <w:rPrChange w:id="268" w:author="王一锋" w:date="2026-07-04T21:57:02Z">
                  <w:rPr/>
                </w:rPrChange>
              </w:rPr>
              <w:t>{M</w:t>
            </w:r>
            <w:ins w:id="269" w:author="王一锋" w:date="2026-07-04T21:55:25Z">
              <w:r>
                <w:rPr>
                  <w:rFonts w:hint="eastAsia" w:ascii="宋体" w:hAnsi="宋体" w:eastAsia="宋体" w:cs="宋体"/>
                  <w:sz w:val="13"/>
                  <w:szCs w:val="13"/>
                  <w:lang w:val="en-US" w:eastAsia="zh-CN"/>
                  <w:rPrChange w:id="270" w:author="王一锋" w:date="2026-07-04T21:57:02Z">
                    <w:rPr>
                      <w:rFonts w:hint="eastAsia"/>
                      <w:lang w:val="en-US" w:eastAsia="zh-CN"/>
                    </w:rPr>
                  </w:rPrChange>
                </w:rPr>
                <w:t>5</w:t>
              </w:r>
            </w:ins>
            <w:del w:id="272" w:author="王一锋" w:date="2026-07-04T21:55:24Z">
              <w:r>
                <w:rPr>
                  <w:rFonts w:hint="eastAsia" w:ascii="宋体" w:hAnsi="宋体" w:eastAsia="宋体" w:cs="宋体"/>
                  <w:sz w:val="13"/>
                  <w:szCs w:val="13"/>
                  <w:rPrChange w:id="273" w:author="王一锋" w:date="2026-07-04T21:57:02Z">
                    <w:rPr/>
                  </w:rPrChange>
                </w:rPr>
                <w:delText>1</w:delText>
              </w:r>
            </w:del>
            <w:r>
              <w:rPr>
                <w:rFonts w:hint="eastAsia" w:ascii="宋体" w:hAnsi="宋体" w:eastAsia="宋体" w:cs="宋体"/>
                <w:sz w:val="13"/>
                <w:szCs w:val="13"/>
                <w:rPrChange w:id="275" w:author="王一锋" w:date="2026-07-04T21:57:02Z">
                  <w:rPr/>
                </w:rPrChange>
              </w:rPr>
              <w:t>_RELATION}</w:t>
            </w:r>
          </w:p>
        </w:tc>
        <w:tc>
          <w:tcPr>
            <w:tcW w:w="3145" w:type="dxa"/>
            <w:gridSpan w:val="6"/>
            <w:shd w:val="clear" w:color="auto" w:fill="auto"/>
            <w:noWrap w:val="0"/>
            <w:vAlign w:val="center"/>
          </w:tcPr>
          <w:p w14:paraId="4AB3133C">
            <w:pPr>
              <w:jc w:val="left"/>
              <w:rPr>
                <w:rFonts w:hint="eastAsia" w:ascii="宋体" w:hAnsi="宋体" w:eastAsia="宋体" w:cs="宋体"/>
                <w:sz w:val="13"/>
                <w:szCs w:val="13"/>
                <w:lang w:val="en-US" w:eastAsia="zh-CN"/>
                <w:rPrChange w:id="277" w:author="王一锋" w:date="2026-07-04T21:57:02Z">
                  <w:rPr>
                    <w:rFonts w:hint="eastAsia"/>
                    <w:lang w:val="en-US" w:eastAsia="zh-CN"/>
                  </w:rPr>
                </w:rPrChange>
              </w:rPr>
              <w:pPrChange w:id="276" w:author="王一锋" w:date="2026-07-04T21:56:52Z">
                <w:pPr>
                  <w:jc w:val="center"/>
                </w:pPr>
              </w:pPrChange>
            </w:pPr>
            <w:r>
              <w:rPr>
                <w:rFonts w:hint="eastAsia" w:ascii="宋体" w:hAnsi="宋体" w:eastAsia="宋体" w:cs="宋体"/>
                <w:sz w:val="13"/>
                <w:szCs w:val="13"/>
                <w:rPrChange w:id="278" w:author="王一锋" w:date="2026-07-04T21:57:02Z">
                  <w:rPr/>
                </w:rPrChange>
              </w:rPr>
              <w:t>{M</w:t>
            </w:r>
            <w:ins w:id="279" w:author="王一锋" w:date="2026-07-04T21:55:30Z">
              <w:r>
                <w:rPr>
                  <w:rFonts w:hint="eastAsia" w:ascii="宋体" w:hAnsi="宋体" w:eastAsia="宋体" w:cs="宋体"/>
                  <w:sz w:val="13"/>
                  <w:szCs w:val="13"/>
                  <w:lang w:val="en-US" w:eastAsia="zh-CN"/>
                  <w:rPrChange w:id="280" w:author="王一锋" w:date="2026-07-04T21:57:02Z">
                    <w:rPr>
                      <w:rFonts w:hint="eastAsia"/>
                      <w:lang w:val="en-US" w:eastAsia="zh-CN"/>
                    </w:rPr>
                  </w:rPrChange>
                </w:rPr>
                <w:t>5</w:t>
              </w:r>
            </w:ins>
            <w:del w:id="282" w:author="王一锋" w:date="2026-07-04T21:55:29Z">
              <w:r>
                <w:rPr>
                  <w:rFonts w:hint="eastAsia" w:ascii="宋体" w:hAnsi="宋体" w:eastAsia="宋体" w:cs="宋体"/>
                  <w:sz w:val="13"/>
                  <w:szCs w:val="13"/>
                  <w:rPrChange w:id="283" w:author="王一锋" w:date="2026-07-04T21:57:02Z">
                    <w:rPr/>
                  </w:rPrChange>
                </w:rPr>
                <w:delText>1</w:delText>
              </w:r>
            </w:del>
            <w:r>
              <w:rPr>
                <w:rFonts w:hint="eastAsia" w:ascii="宋体" w:hAnsi="宋体" w:eastAsia="宋体" w:cs="宋体"/>
                <w:sz w:val="13"/>
                <w:szCs w:val="13"/>
                <w:rPrChange w:id="285" w:author="王一锋" w:date="2026-07-04T21:57:02Z">
                  <w:rPr/>
                </w:rPrChange>
              </w:rPr>
              <w:t>_WORK}</w:t>
            </w:r>
          </w:p>
        </w:tc>
        <w:tc>
          <w:tcPr>
            <w:tcW w:w="1311" w:type="dxa"/>
            <w:shd w:val="clear" w:color="auto" w:fill="auto"/>
            <w:noWrap w:val="0"/>
            <w:vAlign w:val="center"/>
          </w:tcPr>
          <w:p w14:paraId="54059EF1">
            <w:pPr>
              <w:jc w:val="left"/>
              <w:rPr>
                <w:rFonts w:hint="eastAsia" w:ascii="宋体" w:hAnsi="宋体" w:eastAsia="宋体" w:cs="宋体"/>
                <w:sz w:val="13"/>
                <w:szCs w:val="13"/>
                <w:lang w:val="en-US" w:eastAsia="zh-CN"/>
                <w:rPrChange w:id="287" w:author="王一锋" w:date="2026-07-04T21:57:02Z">
                  <w:rPr>
                    <w:rFonts w:hint="eastAsia"/>
                    <w:lang w:val="en-US" w:eastAsia="zh-CN"/>
                  </w:rPr>
                </w:rPrChange>
              </w:rPr>
              <w:pPrChange w:id="286" w:author="王一锋" w:date="2026-07-04T21:56:52Z">
                <w:pPr>
                  <w:jc w:val="center"/>
                </w:pPr>
              </w:pPrChange>
            </w:pPr>
            <w:r>
              <w:rPr>
                <w:rFonts w:hint="eastAsia" w:ascii="宋体" w:hAnsi="宋体" w:eastAsia="宋体" w:cs="宋体"/>
                <w:sz w:val="13"/>
                <w:szCs w:val="13"/>
                <w:rPrChange w:id="288" w:author="王一锋" w:date="2026-07-04T21:57:02Z">
                  <w:rPr/>
                </w:rPrChange>
              </w:rPr>
              <w:t>{M</w:t>
            </w:r>
            <w:ins w:id="289" w:author="王一锋" w:date="2026-07-04T21:55:32Z">
              <w:r>
                <w:rPr>
                  <w:rFonts w:hint="eastAsia" w:ascii="宋体" w:hAnsi="宋体" w:eastAsia="宋体" w:cs="宋体"/>
                  <w:sz w:val="13"/>
                  <w:szCs w:val="13"/>
                  <w:lang w:val="en-US" w:eastAsia="zh-CN"/>
                  <w:rPrChange w:id="290" w:author="王一锋" w:date="2026-07-04T21:57:02Z">
                    <w:rPr>
                      <w:rFonts w:hint="eastAsia"/>
                      <w:lang w:val="en-US" w:eastAsia="zh-CN"/>
                    </w:rPr>
                  </w:rPrChange>
                </w:rPr>
                <w:t>5</w:t>
              </w:r>
            </w:ins>
            <w:del w:id="292" w:author="王一锋" w:date="2026-07-04T21:55:32Z">
              <w:r>
                <w:rPr>
                  <w:rFonts w:hint="eastAsia" w:ascii="宋体" w:hAnsi="宋体" w:eastAsia="宋体" w:cs="宋体"/>
                  <w:sz w:val="13"/>
                  <w:szCs w:val="13"/>
                  <w:rPrChange w:id="293" w:author="王一锋" w:date="2026-07-04T21:57:02Z">
                    <w:rPr/>
                  </w:rPrChange>
                </w:rPr>
                <w:delText>1</w:delText>
              </w:r>
            </w:del>
            <w:r>
              <w:rPr>
                <w:rFonts w:hint="eastAsia" w:ascii="宋体" w:hAnsi="宋体" w:eastAsia="宋体" w:cs="宋体"/>
                <w:sz w:val="13"/>
                <w:szCs w:val="13"/>
                <w:rPrChange w:id="295" w:author="王一锋" w:date="2026-07-04T21:57:02Z">
                  <w:rPr/>
                </w:rPrChange>
              </w:rPr>
              <w:t>_OCCUPATION}</w:t>
            </w:r>
          </w:p>
        </w:tc>
        <w:tc>
          <w:tcPr>
            <w:tcW w:w="1009" w:type="dxa"/>
            <w:gridSpan w:val="3"/>
            <w:shd w:val="clear" w:color="auto" w:fill="auto"/>
            <w:noWrap w:val="0"/>
            <w:vAlign w:val="center"/>
          </w:tcPr>
          <w:p w14:paraId="41089139">
            <w:pPr>
              <w:jc w:val="left"/>
              <w:rPr>
                <w:rFonts w:hint="eastAsia" w:ascii="宋体" w:hAnsi="宋体" w:eastAsia="宋体" w:cs="宋体"/>
                <w:sz w:val="13"/>
                <w:szCs w:val="13"/>
                <w:lang w:val="en-US" w:eastAsia="zh-CN"/>
                <w:rPrChange w:id="297" w:author="王一锋" w:date="2026-07-04T21:57:02Z">
                  <w:rPr>
                    <w:rFonts w:hint="eastAsia"/>
                    <w:lang w:val="en-US" w:eastAsia="zh-CN"/>
                  </w:rPr>
                </w:rPrChange>
              </w:rPr>
              <w:pPrChange w:id="296" w:author="王一锋" w:date="2026-07-04T21:56:52Z">
                <w:pPr>
                  <w:jc w:val="center"/>
                </w:pPr>
              </w:pPrChange>
            </w:pPr>
            <w:r>
              <w:rPr>
                <w:rFonts w:hint="eastAsia" w:ascii="宋体" w:hAnsi="宋体" w:eastAsia="宋体" w:cs="宋体"/>
                <w:sz w:val="13"/>
                <w:szCs w:val="13"/>
                <w:rPrChange w:id="298" w:author="王一锋" w:date="2026-07-04T21:57:02Z">
                  <w:rPr/>
                </w:rPrChange>
              </w:rPr>
              <w:t>{M</w:t>
            </w:r>
            <w:ins w:id="299" w:author="王一锋" w:date="2026-07-04T21:55:34Z">
              <w:r>
                <w:rPr>
                  <w:rFonts w:hint="eastAsia" w:ascii="宋体" w:hAnsi="宋体" w:eastAsia="宋体" w:cs="宋体"/>
                  <w:sz w:val="13"/>
                  <w:szCs w:val="13"/>
                  <w:lang w:val="en-US" w:eastAsia="zh-CN"/>
                  <w:rPrChange w:id="300" w:author="王一锋" w:date="2026-07-04T21:57:02Z">
                    <w:rPr>
                      <w:rFonts w:hint="eastAsia"/>
                      <w:lang w:val="en-US" w:eastAsia="zh-CN"/>
                    </w:rPr>
                  </w:rPrChange>
                </w:rPr>
                <w:t>5</w:t>
              </w:r>
            </w:ins>
            <w:del w:id="302" w:author="王一锋" w:date="2026-07-04T21:55:34Z">
              <w:r>
                <w:rPr>
                  <w:rFonts w:hint="eastAsia" w:ascii="宋体" w:hAnsi="宋体" w:eastAsia="宋体" w:cs="宋体"/>
                  <w:sz w:val="13"/>
                  <w:szCs w:val="13"/>
                  <w:rPrChange w:id="303" w:author="王一锋" w:date="2026-07-04T21:57:02Z">
                    <w:rPr/>
                  </w:rPrChange>
                </w:rPr>
                <w:delText>1</w:delText>
              </w:r>
            </w:del>
            <w:r>
              <w:rPr>
                <w:rFonts w:hint="eastAsia" w:ascii="宋体" w:hAnsi="宋体" w:eastAsia="宋体" w:cs="宋体"/>
                <w:sz w:val="13"/>
                <w:szCs w:val="13"/>
                <w:rPrChange w:id="305" w:author="王一锋" w:date="2026-07-04T21:57:02Z">
                  <w:rPr/>
                </w:rPrChange>
              </w:rPr>
              <w:t>_INCOME}</w:t>
            </w:r>
          </w:p>
        </w:tc>
        <w:tc>
          <w:tcPr>
            <w:tcW w:w="1960" w:type="dxa"/>
            <w:gridSpan w:val="2"/>
            <w:shd w:val="clear" w:color="auto" w:fill="auto"/>
            <w:noWrap w:val="0"/>
            <w:vAlign w:val="center"/>
          </w:tcPr>
          <w:p w14:paraId="16D85774">
            <w:pPr>
              <w:jc w:val="left"/>
              <w:rPr>
                <w:rFonts w:hint="eastAsia" w:ascii="宋体" w:hAnsi="宋体" w:eastAsia="宋体" w:cs="宋体"/>
                <w:sz w:val="13"/>
                <w:szCs w:val="13"/>
                <w:lang w:val="en-US" w:eastAsia="zh-CN"/>
                <w:rPrChange w:id="307" w:author="王一锋" w:date="2026-07-04T21:57:02Z">
                  <w:rPr>
                    <w:rFonts w:hint="eastAsia"/>
                    <w:lang w:val="en-US" w:eastAsia="zh-CN"/>
                  </w:rPr>
                </w:rPrChange>
              </w:rPr>
              <w:pPrChange w:id="306" w:author="王一锋" w:date="2026-07-04T21:56:52Z">
                <w:pPr>
                  <w:jc w:val="center"/>
                </w:pPr>
              </w:pPrChange>
            </w:pPr>
            <w:r>
              <w:rPr>
                <w:rFonts w:hint="eastAsia" w:ascii="宋体" w:hAnsi="宋体" w:eastAsia="宋体" w:cs="宋体"/>
                <w:sz w:val="13"/>
                <w:szCs w:val="13"/>
                <w:rPrChange w:id="308" w:author="王一锋" w:date="2026-07-04T21:57:02Z">
                  <w:rPr/>
                </w:rPrChange>
              </w:rPr>
              <w:t>{M</w:t>
            </w:r>
            <w:ins w:id="309" w:author="王一锋" w:date="2026-07-04T21:55:37Z">
              <w:r>
                <w:rPr>
                  <w:rFonts w:hint="eastAsia" w:ascii="宋体" w:hAnsi="宋体" w:eastAsia="宋体" w:cs="宋体"/>
                  <w:sz w:val="13"/>
                  <w:szCs w:val="13"/>
                  <w:lang w:val="en-US" w:eastAsia="zh-CN"/>
                  <w:rPrChange w:id="310" w:author="王一锋" w:date="2026-07-04T21:57:02Z">
                    <w:rPr>
                      <w:rFonts w:hint="eastAsia"/>
                      <w:lang w:val="en-US" w:eastAsia="zh-CN"/>
                    </w:rPr>
                  </w:rPrChange>
                </w:rPr>
                <w:t>5</w:t>
              </w:r>
            </w:ins>
            <w:del w:id="312" w:author="王一锋" w:date="2026-07-04T21:55:36Z">
              <w:r>
                <w:rPr>
                  <w:rFonts w:hint="eastAsia" w:ascii="宋体" w:hAnsi="宋体" w:eastAsia="宋体" w:cs="宋体"/>
                  <w:sz w:val="13"/>
                  <w:szCs w:val="13"/>
                  <w:rPrChange w:id="313" w:author="王一锋" w:date="2026-07-04T21:57:02Z">
                    <w:rPr/>
                  </w:rPrChange>
                </w:rPr>
                <w:delText>1</w:delText>
              </w:r>
            </w:del>
            <w:r>
              <w:rPr>
                <w:rFonts w:hint="eastAsia" w:ascii="宋体" w:hAnsi="宋体" w:eastAsia="宋体" w:cs="宋体"/>
                <w:sz w:val="13"/>
                <w:szCs w:val="13"/>
                <w:rPrChange w:id="315" w:author="王一锋" w:date="2026-07-04T21:57:02Z">
                  <w:rPr/>
                </w:rPrChange>
              </w:rPr>
              <w:t>_HEALTH}</w:t>
            </w:r>
          </w:p>
        </w:tc>
      </w:tr>
      <w:tr w14:paraId="3C4F9C99">
        <w:trPr>
          <w:cantSplit/>
          <w:trHeight w:val="90" w:hRule="atLeast"/>
          <w:jc w:val="center"/>
        </w:trPr>
        <w:tc>
          <w:tcPr>
            <w:tcW w:w="665" w:type="dxa"/>
            <w:vMerge w:val="continue"/>
            <w:noWrap w:val="0"/>
            <w:vAlign w:val="top"/>
          </w:tcPr>
          <w:p w14:paraId="26532E6D">
            <w:pPr>
              <w:jc w:val="center"/>
              <w:rPr>
                <w:rFonts w:hint="eastAsia" w:ascii="新宋体" w:hAnsi="新宋体" w:eastAsia="新宋体"/>
              </w:rPr>
            </w:pPr>
          </w:p>
        </w:tc>
        <w:tc>
          <w:tcPr>
            <w:tcW w:w="909" w:type="dxa"/>
            <w:shd w:val="clear" w:color="auto" w:fill="auto"/>
            <w:noWrap w:val="0"/>
            <w:vAlign w:val="center"/>
          </w:tcPr>
          <w:p w14:paraId="60BADA4B">
            <w:pPr>
              <w:spacing w:line="240" w:lineRule="auto"/>
              <w:jc w:val="left"/>
              <w:rPr>
                <w:ins w:id="316" w:author="王一锋" w:date="2026-07-04T22:21:55Z"/>
                <w:rFonts w:hint="eastAsia" w:ascii="宋体" w:hAnsi="宋体" w:eastAsia="宋体" w:cs="宋体"/>
                <w:kern w:val="2"/>
                <w:sz w:val="13"/>
                <w:szCs w:val="13"/>
                <w:lang w:val="en-US" w:eastAsia="zh-CN" w:bidi="ar-SA"/>
              </w:rPr>
            </w:pPr>
            <w:ins w:id="317" w:author="王一锋" w:date="2026-07-04T22:21:55Z">
              <w:r>
                <w:rPr>
                  <w:rFonts w:hint="eastAsia" w:ascii="宋体" w:hAnsi="宋体" w:eastAsia="宋体" w:cs="宋体"/>
                  <w:sz w:val="13"/>
                  <w:szCs w:val="13"/>
                </w:rPr>
                <w:commentReference w:id="7"/>
              </w:r>
            </w:ins>
            <w:ins w:id="318" w:author="王一锋" w:date="2026-07-04T22:21:55Z">
              <w:r>
                <w:rPr>
                  <w:rFonts w:hint="eastAsia" w:ascii="宋体" w:hAnsi="宋体" w:eastAsia="宋体" w:cs="宋体"/>
                  <w:sz w:val="13"/>
                  <w:szCs w:val="13"/>
                </w:rPr>
                <w:t>{M</w:t>
              </w:r>
            </w:ins>
            <w:ins w:id="319" w:author="王一锋" w:date="2026-07-04T22:22:02Z">
              <w:r>
                <w:rPr>
                  <w:rFonts w:hint="eastAsia" w:ascii="宋体" w:hAnsi="宋体" w:eastAsia="宋体" w:cs="宋体"/>
                  <w:sz w:val="13"/>
                  <w:szCs w:val="13"/>
                  <w:lang w:val="en-US" w:eastAsia="zh-CN"/>
                </w:rPr>
                <w:t>6</w:t>
              </w:r>
            </w:ins>
            <w:ins w:id="320" w:author="王一锋" w:date="2026-07-04T22:21:55Z">
              <w:r>
                <w:rPr>
                  <w:rFonts w:hint="eastAsia" w:ascii="宋体" w:hAnsi="宋体" w:eastAsia="宋体" w:cs="宋体"/>
                  <w:sz w:val="13"/>
                  <w:szCs w:val="13"/>
                </w:rPr>
                <w:t>_NAME}</w:t>
              </w:r>
            </w:ins>
            <w:del w:id="321" w:author="王一锋" w:date="2026-07-04T22:21:55Z">
              <w:r>
                <w:rPr>
                  <w:rFonts w:hint="eastAsia" w:ascii="宋体" w:hAnsi="宋体" w:eastAsia="宋体" w:cs="宋体"/>
                  <w:sz w:val="13"/>
                  <w:szCs w:val="13"/>
                </w:rPr>
                <w:commentReference w:id="8"/>
              </w:r>
            </w:del>
            <w:del w:id="322" w:author="王一锋" w:date="2026-07-04T22:21:55Z">
              <w:r>
                <w:rPr>
                  <w:rFonts w:hint="eastAsia" w:ascii="宋体" w:hAnsi="宋体" w:eastAsia="宋体" w:cs="宋体"/>
                  <w:sz w:val="13"/>
                  <w:szCs w:val="13"/>
                </w:rPr>
                <w:delText>{M1_NAME}</w:delText>
              </w:r>
            </w:del>
          </w:p>
        </w:tc>
        <w:tc>
          <w:tcPr>
            <w:tcW w:w="834" w:type="dxa"/>
            <w:shd w:val="clear" w:color="auto" w:fill="auto"/>
            <w:noWrap w:val="0"/>
            <w:vAlign w:val="center"/>
          </w:tcPr>
          <w:p w14:paraId="7DEFD707">
            <w:pPr>
              <w:jc w:val="left"/>
              <w:rPr>
                <w:ins w:id="323" w:author="王一锋" w:date="2026-07-04T22:21:55Z"/>
                <w:rFonts w:hint="eastAsia" w:ascii="宋体" w:hAnsi="宋体" w:eastAsia="宋体" w:cs="宋体"/>
                <w:kern w:val="2"/>
                <w:sz w:val="13"/>
                <w:szCs w:val="13"/>
                <w:lang w:val="en-US" w:eastAsia="zh-CN" w:bidi="ar-SA"/>
              </w:rPr>
            </w:pPr>
            <w:ins w:id="324" w:author="王一锋" w:date="2026-07-04T22:21:55Z">
              <w:r>
                <w:rPr>
                  <w:rFonts w:hint="eastAsia" w:ascii="宋体" w:hAnsi="宋体" w:eastAsia="宋体" w:cs="宋体"/>
                  <w:sz w:val="13"/>
                  <w:szCs w:val="13"/>
                </w:rPr>
                <w:t>{M</w:t>
              </w:r>
            </w:ins>
            <w:ins w:id="325" w:author="王一锋" w:date="2026-07-04T22:22:04Z">
              <w:r>
                <w:rPr>
                  <w:rFonts w:hint="eastAsia" w:ascii="宋体" w:hAnsi="宋体" w:eastAsia="宋体" w:cs="宋体"/>
                  <w:sz w:val="13"/>
                  <w:szCs w:val="13"/>
                  <w:lang w:val="en-US" w:eastAsia="zh-CN"/>
                </w:rPr>
                <w:t>6</w:t>
              </w:r>
            </w:ins>
            <w:ins w:id="326" w:author="王一锋" w:date="2026-07-04T22:21:55Z">
              <w:r>
                <w:rPr>
                  <w:rFonts w:hint="eastAsia" w:ascii="宋体" w:hAnsi="宋体" w:eastAsia="宋体" w:cs="宋体"/>
                  <w:sz w:val="13"/>
                  <w:szCs w:val="13"/>
                </w:rPr>
                <w:t>_AGE}</w:t>
              </w:r>
            </w:ins>
            <w:del w:id="327" w:author="王一锋" w:date="2026-07-04T22:21:55Z">
              <w:r>
                <w:rPr>
                  <w:rFonts w:ascii="宋体" w:hAnsi="宋体" w:eastAsia="宋体"/>
                  <w:b w:val="0"/>
                  <w:sz w:val="13"/>
                  <w:szCs w:val="13"/>
                </w:rPr>
                <w:delText>{M1_AGE}</w:delText>
              </w:r>
            </w:del>
          </w:p>
        </w:tc>
        <w:tc>
          <w:tcPr>
            <w:tcW w:w="1146" w:type="dxa"/>
            <w:shd w:val="clear" w:color="auto" w:fill="auto"/>
            <w:noWrap w:val="0"/>
            <w:vAlign w:val="center"/>
          </w:tcPr>
          <w:p w14:paraId="3D407B45">
            <w:pPr>
              <w:jc w:val="left"/>
              <w:rPr>
                <w:ins w:id="328" w:author="王一锋" w:date="2026-07-04T22:21:55Z"/>
                <w:rFonts w:hint="eastAsia" w:ascii="宋体" w:hAnsi="宋体" w:eastAsia="宋体" w:cs="宋体"/>
                <w:kern w:val="2"/>
                <w:sz w:val="13"/>
                <w:szCs w:val="13"/>
                <w:lang w:val="en-US" w:eastAsia="zh-CN" w:bidi="ar-SA"/>
              </w:rPr>
            </w:pPr>
            <w:ins w:id="329" w:author="王一锋" w:date="2026-07-04T22:21:55Z">
              <w:r>
                <w:rPr>
                  <w:rFonts w:hint="eastAsia" w:ascii="宋体" w:hAnsi="宋体" w:eastAsia="宋体" w:cs="宋体"/>
                  <w:sz w:val="13"/>
                  <w:szCs w:val="13"/>
                </w:rPr>
                <w:t>{M</w:t>
              </w:r>
            </w:ins>
            <w:ins w:id="330" w:author="王一锋" w:date="2026-07-04T22:22:06Z">
              <w:r>
                <w:rPr>
                  <w:rFonts w:hint="eastAsia" w:ascii="宋体" w:hAnsi="宋体" w:eastAsia="宋体" w:cs="宋体"/>
                  <w:sz w:val="13"/>
                  <w:szCs w:val="13"/>
                  <w:lang w:val="en-US" w:eastAsia="zh-CN"/>
                </w:rPr>
                <w:t>6</w:t>
              </w:r>
            </w:ins>
            <w:ins w:id="331" w:author="王一锋" w:date="2026-07-04T22:21:55Z">
              <w:r>
                <w:rPr>
                  <w:rFonts w:hint="eastAsia" w:ascii="宋体" w:hAnsi="宋体" w:eastAsia="宋体" w:cs="宋体"/>
                  <w:sz w:val="13"/>
                  <w:szCs w:val="13"/>
                </w:rPr>
                <w:t>_RELATION}</w:t>
              </w:r>
            </w:ins>
            <w:del w:id="332" w:author="王一锋" w:date="2026-07-04T22:21:55Z">
              <w:r>
                <w:rPr>
                  <w:rFonts w:ascii="宋体" w:hAnsi="宋体" w:eastAsia="宋体"/>
                  <w:b w:val="0"/>
                  <w:sz w:val="13"/>
                  <w:szCs w:val="13"/>
                </w:rPr>
                <w:delText>{M1_RELATION}</w:delText>
              </w:r>
            </w:del>
          </w:p>
        </w:tc>
        <w:tc>
          <w:tcPr>
            <w:tcW w:w="3145" w:type="dxa"/>
            <w:gridSpan w:val="6"/>
            <w:shd w:val="clear" w:color="auto" w:fill="auto"/>
            <w:noWrap w:val="0"/>
            <w:vAlign w:val="center"/>
          </w:tcPr>
          <w:p w14:paraId="3BAA8829">
            <w:pPr>
              <w:jc w:val="left"/>
              <w:rPr>
                <w:ins w:id="333" w:author="王一锋" w:date="2026-07-04T22:21:55Z"/>
                <w:rFonts w:hint="eastAsia" w:ascii="宋体" w:hAnsi="宋体" w:eastAsia="宋体" w:cs="宋体"/>
                <w:kern w:val="2"/>
                <w:sz w:val="13"/>
                <w:szCs w:val="13"/>
                <w:lang w:val="en-US" w:eastAsia="zh-CN" w:bidi="ar-SA"/>
              </w:rPr>
            </w:pPr>
            <w:ins w:id="334" w:author="王一锋" w:date="2026-07-04T22:21:55Z">
              <w:r>
                <w:rPr>
                  <w:rFonts w:hint="eastAsia" w:ascii="宋体" w:hAnsi="宋体" w:eastAsia="宋体" w:cs="宋体"/>
                  <w:sz w:val="13"/>
                  <w:szCs w:val="13"/>
                </w:rPr>
                <w:t>{M</w:t>
              </w:r>
            </w:ins>
            <w:ins w:id="335" w:author="王一锋" w:date="2026-07-04T22:22:09Z">
              <w:r>
                <w:rPr>
                  <w:rFonts w:hint="eastAsia" w:ascii="宋体" w:hAnsi="宋体" w:eastAsia="宋体" w:cs="宋体"/>
                  <w:sz w:val="13"/>
                  <w:szCs w:val="13"/>
                  <w:lang w:val="en-US" w:eastAsia="zh-CN"/>
                </w:rPr>
                <w:t>6</w:t>
              </w:r>
            </w:ins>
            <w:ins w:id="336" w:author="王一锋" w:date="2026-07-04T22:21:55Z">
              <w:r>
                <w:rPr>
                  <w:rFonts w:hint="eastAsia" w:ascii="宋体" w:hAnsi="宋体" w:eastAsia="宋体" w:cs="宋体"/>
                  <w:sz w:val="13"/>
                  <w:szCs w:val="13"/>
                </w:rPr>
                <w:t>_WORK}</w:t>
              </w:r>
            </w:ins>
            <w:del w:id="337" w:author="王一锋" w:date="2026-07-04T22:21:55Z">
              <w:r>
                <w:rPr>
                  <w:rFonts w:ascii="宋体" w:hAnsi="宋体" w:eastAsia="宋体"/>
                  <w:b w:val="0"/>
                  <w:sz w:val="13"/>
                  <w:szCs w:val="13"/>
                </w:rPr>
                <w:delText>{M1_WORK}</w:delText>
              </w:r>
            </w:del>
          </w:p>
        </w:tc>
        <w:tc>
          <w:tcPr>
            <w:tcW w:w="1311" w:type="dxa"/>
            <w:shd w:val="clear" w:color="auto" w:fill="auto"/>
            <w:noWrap w:val="0"/>
            <w:vAlign w:val="center"/>
          </w:tcPr>
          <w:p w14:paraId="78FEDBAB">
            <w:pPr>
              <w:jc w:val="left"/>
              <w:rPr>
                <w:ins w:id="338" w:author="王一锋" w:date="2026-07-04T22:21:55Z"/>
                <w:rFonts w:hint="eastAsia" w:ascii="宋体" w:hAnsi="宋体" w:eastAsia="宋体" w:cs="宋体"/>
                <w:kern w:val="2"/>
                <w:sz w:val="13"/>
                <w:szCs w:val="13"/>
                <w:lang w:val="en-US" w:eastAsia="zh-CN" w:bidi="ar-SA"/>
              </w:rPr>
            </w:pPr>
            <w:ins w:id="339" w:author="王一锋" w:date="2026-07-04T22:21:55Z">
              <w:r>
                <w:rPr>
                  <w:rFonts w:hint="eastAsia" w:ascii="宋体" w:hAnsi="宋体" w:eastAsia="宋体" w:cs="宋体"/>
                  <w:sz w:val="13"/>
                  <w:szCs w:val="13"/>
                </w:rPr>
                <w:t>{M</w:t>
              </w:r>
            </w:ins>
            <w:ins w:id="340" w:author="王一锋" w:date="2026-07-04T22:22:11Z">
              <w:r>
                <w:rPr>
                  <w:rFonts w:hint="eastAsia" w:ascii="宋体" w:hAnsi="宋体" w:eastAsia="宋体" w:cs="宋体"/>
                  <w:sz w:val="13"/>
                  <w:szCs w:val="13"/>
                  <w:lang w:val="en-US" w:eastAsia="zh-CN"/>
                </w:rPr>
                <w:t>6</w:t>
              </w:r>
            </w:ins>
            <w:ins w:id="341" w:author="王一锋" w:date="2026-07-04T22:21:55Z">
              <w:r>
                <w:rPr>
                  <w:rFonts w:hint="eastAsia" w:ascii="宋体" w:hAnsi="宋体" w:eastAsia="宋体" w:cs="宋体"/>
                  <w:sz w:val="13"/>
                  <w:szCs w:val="13"/>
                </w:rPr>
                <w:t>_OCCUPATION}</w:t>
              </w:r>
            </w:ins>
            <w:del w:id="342" w:author="王一锋" w:date="2026-07-04T22:21:55Z">
              <w:r>
                <w:rPr>
                  <w:rFonts w:ascii="宋体" w:hAnsi="宋体" w:eastAsia="宋体"/>
                  <w:b w:val="0"/>
                  <w:sz w:val="13"/>
                  <w:szCs w:val="13"/>
                </w:rPr>
                <w:delText>{M1_OCCUPATION}</w:delText>
              </w:r>
            </w:del>
          </w:p>
        </w:tc>
        <w:tc>
          <w:tcPr>
            <w:tcW w:w="1009" w:type="dxa"/>
            <w:gridSpan w:val="3"/>
            <w:shd w:val="clear" w:color="auto" w:fill="auto"/>
            <w:noWrap w:val="0"/>
            <w:vAlign w:val="center"/>
          </w:tcPr>
          <w:p w14:paraId="192B91DD">
            <w:pPr>
              <w:jc w:val="left"/>
              <w:rPr>
                <w:ins w:id="343" w:author="王一锋" w:date="2026-07-04T22:21:55Z"/>
                <w:rFonts w:hint="eastAsia" w:ascii="宋体" w:hAnsi="宋体" w:eastAsia="宋体" w:cs="宋体"/>
                <w:kern w:val="2"/>
                <w:sz w:val="13"/>
                <w:szCs w:val="13"/>
                <w:lang w:val="en-US" w:eastAsia="zh-CN" w:bidi="ar-SA"/>
              </w:rPr>
            </w:pPr>
            <w:ins w:id="344" w:author="王一锋" w:date="2026-07-04T22:21:55Z">
              <w:r>
                <w:rPr>
                  <w:rFonts w:hint="eastAsia" w:ascii="宋体" w:hAnsi="宋体" w:eastAsia="宋体" w:cs="宋体"/>
                  <w:sz w:val="13"/>
                  <w:szCs w:val="13"/>
                </w:rPr>
                <w:t>{M</w:t>
              </w:r>
            </w:ins>
            <w:ins w:id="345" w:author="王一锋" w:date="2026-07-04T22:22:14Z">
              <w:r>
                <w:rPr>
                  <w:rFonts w:hint="eastAsia" w:ascii="宋体" w:hAnsi="宋体" w:eastAsia="宋体" w:cs="宋体"/>
                  <w:sz w:val="13"/>
                  <w:szCs w:val="13"/>
                  <w:lang w:val="en-US" w:eastAsia="zh-CN"/>
                </w:rPr>
                <w:t>6</w:t>
              </w:r>
            </w:ins>
            <w:ins w:id="346" w:author="王一锋" w:date="2026-07-04T22:21:55Z">
              <w:r>
                <w:rPr>
                  <w:rFonts w:hint="eastAsia" w:ascii="宋体" w:hAnsi="宋体" w:eastAsia="宋体" w:cs="宋体"/>
                  <w:sz w:val="13"/>
                  <w:szCs w:val="13"/>
                </w:rPr>
                <w:t>_INCOME}</w:t>
              </w:r>
            </w:ins>
            <w:del w:id="347" w:author="王一锋" w:date="2026-07-04T22:21:55Z">
              <w:r>
                <w:rPr>
                  <w:rFonts w:ascii="宋体" w:hAnsi="宋体" w:eastAsia="宋体"/>
                  <w:b w:val="0"/>
                  <w:sz w:val="13"/>
                  <w:szCs w:val="13"/>
                </w:rPr>
                <w:delText>{M1_INCOME}</w:delText>
              </w:r>
            </w:del>
          </w:p>
        </w:tc>
        <w:tc>
          <w:tcPr>
            <w:tcW w:w="1960" w:type="dxa"/>
            <w:gridSpan w:val="2"/>
            <w:shd w:val="clear" w:color="auto" w:fill="auto"/>
            <w:noWrap w:val="0"/>
            <w:vAlign w:val="center"/>
          </w:tcPr>
          <w:p w14:paraId="176861CB">
            <w:pPr>
              <w:jc w:val="left"/>
              <w:rPr>
                <w:ins w:id="348" w:author="王一锋" w:date="2026-07-04T22:21:55Z"/>
                <w:rFonts w:hint="eastAsia" w:ascii="宋体" w:hAnsi="宋体" w:eastAsia="宋体" w:cs="宋体"/>
                <w:kern w:val="2"/>
                <w:sz w:val="13"/>
                <w:szCs w:val="13"/>
                <w:lang w:val="en-US" w:eastAsia="zh-CN" w:bidi="ar-SA"/>
              </w:rPr>
            </w:pPr>
            <w:ins w:id="349" w:author="王一锋" w:date="2026-07-04T22:21:55Z">
              <w:r>
                <w:rPr>
                  <w:rFonts w:hint="eastAsia" w:ascii="宋体" w:hAnsi="宋体" w:eastAsia="宋体" w:cs="宋体"/>
                  <w:sz w:val="13"/>
                  <w:szCs w:val="13"/>
                </w:rPr>
                <w:t>{M</w:t>
              </w:r>
            </w:ins>
            <w:ins w:id="350" w:author="王一锋" w:date="2026-07-04T22:22:16Z">
              <w:r>
                <w:rPr>
                  <w:rFonts w:hint="eastAsia" w:ascii="宋体" w:hAnsi="宋体" w:eastAsia="宋体" w:cs="宋体"/>
                  <w:sz w:val="13"/>
                  <w:szCs w:val="13"/>
                  <w:lang w:val="en-US" w:eastAsia="zh-CN"/>
                </w:rPr>
                <w:t>6</w:t>
              </w:r>
            </w:ins>
            <w:ins w:id="351" w:author="王一锋" w:date="2026-07-04T22:21:55Z">
              <w:r>
                <w:rPr>
                  <w:rFonts w:hint="eastAsia" w:ascii="宋体" w:hAnsi="宋体" w:eastAsia="宋体" w:cs="宋体"/>
                  <w:sz w:val="13"/>
                  <w:szCs w:val="13"/>
                </w:rPr>
                <w:t>_HEALTH}</w:t>
              </w:r>
            </w:ins>
            <w:del w:id="352" w:author="王一锋" w:date="2026-07-04T22:21:55Z">
              <w:r>
                <w:rPr>
                  <w:rFonts w:ascii="宋体" w:hAnsi="宋体" w:eastAsia="宋体"/>
                  <w:b w:val="0"/>
                  <w:sz w:val="13"/>
                  <w:szCs w:val="13"/>
                </w:rPr>
                <w:delText>{M1_HEALTH}</w:delText>
              </w:r>
            </w:del>
          </w:p>
        </w:tc>
      </w:tr>
      <w:tr w14:paraId="05256A23">
        <w:trPr>
          <w:cantSplit/>
          <w:trHeight w:val="1744" w:hRule="atLeast"/>
          <w:jc w:val="center"/>
        </w:trPr>
        <w:tc>
          <w:tcPr>
            <w:tcW w:w="665" w:type="dxa"/>
            <w:noWrap w:val="0"/>
            <w:vAlign w:val="center"/>
          </w:tcPr>
          <w:p w14:paraId="5B8FFA00">
            <w:pPr>
              <w:spacing w:line="280" w:lineRule="exact"/>
              <w:jc w:val="center"/>
              <w:rPr>
                <w:rFonts w:hint="eastAsia" w:ascii="黑体" w:hAnsi="新宋体" w:eastAsia="黑体"/>
                <w:b/>
                <w:bCs/>
              </w:rPr>
            </w:pPr>
            <w:r>
              <w:rPr>
                <w:rFonts w:hint="eastAsia" w:ascii="黑体" w:hAnsi="新宋体" w:eastAsia="黑体"/>
                <w:b/>
                <w:bCs/>
              </w:rPr>
              <w:t>特殊群体类型</w:t>
            </w:r>
          </w:p>
        </w:tc>
        <w:tc>
          <w:tcPr>
            <w:tcW w:w="10314" w:type="dxa"/>
            <w:gridSpan w:val="15"/>
            <w:tcBorders>
              <w:bottom w:val="single" w:color="auto" w:sz="4" w:space="0"/>
            </w:tcBorders>
            <w:noWrap w:val="0"/>
            <w:vAlign w:val="top"/>
          </w:tcPr>
          <w:p w14:paraId="27EE65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95" w:afterLines="30" w:line="320" w:lineRule="exact"/>
              <w:textAlignment w:val="auto"/>
            </w:pPr>
            <w:r>
              <w:commentReference w:id="9"/>
            </w:r>
            <w:r>
              <w:rPr>
                <w:rFonts w:ascii="宋体" w:hAnsi="宋体" w:eastAsia="宋体"/>
                <w:b w:val="0"/>
                <w:sz w:val="21"/>
              </w:rPr>
              <w:t>{special_groups}</w:t>
            </w:r>
          </w:p>
          <w:p w14:paraId="6A7A64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95" w:afterLines="30" w:line="320" w:lineRule="exact"/>
              <w:textAlignment w:val="auto"/>
            </w:pPr>
          </w:p>
          <w:p w14:paraId="2E9E6D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95" w:afterLines="30" w:line="320" w:lineRule="exact"/>
              <w:textAlignment w:val="auto"/>
            </w:pPr>
          </w:p>
          <w:p w14:paraId="2CA7A6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95" w:afterLines="30" w:line="320" w:lineRule="exact"/>
              <w:textAlignment w:val="auto"/>
              <w:rPr>
                <w:ins w:id="353" w:author="王一锋" w:date="2026-07-04T22:23:39Z"/>
              </w:rPr>
            </w:pPr>
          </w:p>
          <w:p w14:paraId="2AE980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95" w:afterLines="30" w:line="320" w:lineRule="exact"/>
              <w:textAlignment w:val="auto"/>
              <w:rPr>
                <w:del w:id="354" w:author="王一锋" w:date="2026-07-04T22:23:27Z"/>
              </w:rPr>
            </w:pPr>
            <w:bookmarkStart w:id="0" w:name="_GoBack"/>
            <w:bookmarkEnd w:id="0"/>
          </w:p>
          <w:p w14:paraId="36F83F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95" w:afterLines="30" w:line="320" w:lineRule="exact"/>
              <w:textAlignment w:val="auto"/>
              <w:rPr>
                <w:del w:id="355" w:author="王一锋" w:date="2026-07-04T22:23:26Z"/>
              </w:rPr>
            </w:pPr>
          </w:p>
          <w:p w14:paraId="4D21A4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95" w:afterLines="30" w:line="320" w:lineRule="exact"/>
              <w:textAlignment w:val="auto"/>
              <w:rPr>
                <w:rFonts w:hint="eastAsia"/>
                <w:lang w:val="en-US" w:eastAsia="zh-CN"/>
              </w:rPr>
            </w:pPr>
          </w:p>
        </w:tc>
      </w:tr>
      <w:tr w14:paraId="4C5A77A4">
        <w:trPr>
          <w:cantSplit/>
          <w:trHeight w:val="2416" w:hRule="atLeast"/>
          <w:jc w:val="center"/>
        </w:trPr>
        <w:tc>
          <w:tcPr>
            <w:tcW w:w="665" w:type="dxa"/>
            <w:tcBorders>
              <w:bottom w:val="single" w:color="auto" w:sz="4" w:space="0"/>
            </w:tcBorders>
            <w:noWrap w:val="0"/>
            <w:vAlign w:val="center"/>
          </w:tcPr>
          <w:p w14:paraId="525D0C5E">
            <w:pPr>
              <w:spacing w:line="280" w:lineRule="exact"/>
              <w:jc w:val="center"/>
              <w:rPr>
                <w:rFonts w:hint="eastAsia" w:ascii="黑体" w:hAnsi="新宋体" w:eastAsia="黑体"/>
                <w:b/>
                <w:bCs/>
              </w:rPr>
            </w:pPr>
            <w:r>
              <w:rPr>
                <w:rFonts w:hint="eastAsia" w:ascii="黑体" w:hAnsi="新宋体" w:eastAsia="黑体"/>
                <w:b/>
                <w:bCs/>
              </w:rPr>
              <w:t>影响家庭经济</w:t>
            </w:r>
          </w:p>
          <w:p w14:paraId="2F55C156">
            <w:pPr>
              <w:spacing w:line="280" w:lineRule="exact"/>
              <w:jc w:val="center"/>
              <w:rPr>
                <w:rFonts w:hint="eastAsia" w:ascii="黑体" w:hAnsi="新宋体" w:eastAsia="黑体"/>
                <w:b/>
                <w:bCs/>
              </w:rPr>
            </w:pPr>
            <w:r>
              <w:rPr>
                <w:rFonts w:hint="eastAsia" w:ascii="黑体" w:hAnsi="新宋体" w:eastAsia="黑体"/>
                <w:b/>
                <w:bCs/>
              </w:rPr>
              <w:t>状况有关信息</w:t>
            </w:r>
          </w:p>
        </w:tc>
        <w:tc>
          <w:tcPr>
            <w:tcW w:w="10314" w:type="dxa"/>
            <w:gridSpan w:val="15"/>
            <w:tcBorders>
              <w:bottom w:val="single" w:color="auto" w:sz="4" w:space="0"/>
            </w:tcBorders>
            <w:noWrap w:val="0"/>
            <w:vAlign w:val="top"/>
          </w:tcPr>
          <w:p w14:paraId="715CA5C9">
            <w:pPr>
              <w:spacing w:before="156" w:beforeLines="50" w:after="156" w:afterLines="50" w:line="280" w:lineRule="exact"/>
              <w:rPr>
                <w:rFonts w:hint="eastAsia" w:ascii="新宋体" w:hAnsi="新宋体" w:eastAsia="新宋体"/>
              </w:rPr>
            </w:pPr>
            <w:r>
              <w:rPr>
                <w:rFonts w:hint="eastAsia" w:ascii="新宋体" w:hAnsi="新宋体" w:eastAsia="新宋体"/>
              </w:rPr>
              <w:t>家庭人均年收入</w:t>
            </w:r>
            <w:r>
              <w:rPr>
                <w:rFonts w:hint="eastAsia" w:ascii="新宋体" w:hAnsi="新宋体" w:eastAsia="新宋体"/>
                <w:u w:val="single"/>
              </w:rPr>
              <w:t xml:space="preserve">   {per_capita} </w:t>
            </w:r>
            <w:r>
              <w:commentReference w:id="10"/>
            </w:r>
            <w:r>
              <w:rPr>
                <w:rFonts w:hint="eastAsia" w:ascii="新宋体" w:hAnsi="新宋体" w:eastAsia="新宋体"/>
                <w:u w:val="single"/>
              </w:rPr>
              <w:t xml:space="preserve">   </w:t>
            </w:r>
            <w:r>
              <w:rPr>
                <w:rFonts w:hint="eastAsia" w:ascii="新宋体" w:hAnsi="新宋体" w:eastAsia="新宋体"/>
              </w:rPr>
              <w:t>元。</w:t>
            </w:r>
          </w:p>
          <w:p w14:paraId="686F2CB6">
            <w:pPr>
              <w:spacing w:before="156" w:beforeLines="50" w:after="156" w:afterLines="50" w:line="280" w:lineRule="exact"/>
              <w:rPr>
                <w:rFonts w:hint="eastAsia" w:ascii="新宋体" w:hAnsi="新宋体" w:eastAsia="新宋体"/>
              </w:rPr>
            </w:pPr>
            <w:r>
              <w:rPr>
                <w:rFonts w:hint="eastAsia" w:ascii="新宋体" w:hAnsi="新宋体" w:eastAsia="新宋体"/>
              </w:rPr>
              <w:t>家庭遭受自然灾害情况：</w:t>
            </w:r>
            <w:r>
              <w:rPr>
                <w:rFonts w:hint="eastAsia" w:ascii="新宋体" w:hAnsi="新宋体" w:eastAsia="新宋体"/>
                <w:u w:val="single"/>
              </w:rPr>
              <w:t xml:space="preserve">      {natural}  </w:t>
            </w:r>
            <w:r>
              <w:commentReference w:id="11"/>
            </w:r>
            <w:r>
              <w:rPr>
                <w:rFonts w:hint="eastAsia" w:ascii="新宋体" w:hAnsi="新宋体" w:eastAsia="新宋体"/>
                <w:u w:val="single"/>
              </w:rPr>
              <w:t xml:space="preserve">   </w:t>
            </w:r>
            <w:r>
              <w:rPr>
                <w:rFonts w:hint="eastAsia" w:ascii="新宋体" w:hAnsi="新宋体" w:eastAsia="新宋体"/>
              </w:rPr>
              <w:t>。家庭遭受突发意外事件：</w:t>
            </w:r>
            <w:r>
              <w:rPr>
                <w:rFonts w:hint="eastAsia" w:ascii="新宋体" w:hAnsi="新宋体" w:eastAsia="新宋体"/>
                <w:u w:val="single"/>
              </w:rPr>
              <w:t xml:space="preserve">      {sudden}      </w:t>
            </w:r>
            <w:r>
              <w:rPr>
                <w:rFonts w:hint="eastAsia" w:ascii="新宋体" w:hAnsi="新宋体" w:eastAsia="新宋体"/>
              </w:rPr>
              <w:t>。</w:t>
            </w:r>
          </w:p>
          <w:p w14:paraId="1BF114C5">
            <w:pPr>
              <w:spacing w:before="156" w:beforeLines="50" w:after="156" w:afterLines="50" w:line="280" w:lineRule="exact"/>
              <w:rPr>
                <w:rFonts w:hint="eastAsia" w:ascii="新宋体" w:hAnsi="新宋体" w:eastAsia="新宋体"/>
              </w:rPr>
            </w:pPr>
            <w:r>
              <w:rPr>
                <w:rFonts w:hint="eastAsia" w:ascii="新宋体" w:hAnsi="新宋体" w:eastAsia="新宋体"/>
              </w:rPr>
              <w:t>家庭成员因残疾、年迈而劳动能力弱情况：</w:t>
            </w:r>
            <w:r>
              <w:rPr>
                <w:rFonts w:hint="eastAsia" w:ascii="新宋体" w:hAnsi="新宋体" w:eastAsia="新宋体"/>
                <w:u w:val="single"/>
              </w:rPr>
              <w:t xml:space="preserve">              {weak_labor}       </w:t>
            </w:r>
            <w:r>
              <w:commentReference w:id="12"/>
            </w:r>
            <w:r>
              <w:rPr>
                <w:rFonts w:hint="eastAsia" w:ascii="新宋体" w:hAnsi="新宋体" w:eastAsia="新宋体"/>
                <w:u w:val="single"/>
              </w:rPr>
              <w:t xml:space="preserve">              </w:t>
            </w:r>
            <w:r>
              <w:rPr>
                <w:rFonts w:hint="eastAsia" w:ascii="新宋体" w:hAnsi="新宋体" w:eastAsia="新宋体"/>
              </w:rPr>
              <w:t>。</w:t>
            </w:r>
          </w:p>
          <w:p w14:paraId="341D2B7A">
            <w:pPr>
              <w:spacing w:before="156" w:beforeLines="50" w:after="156" w:afterLines="50" w:line="280" w:lineRule="exact"/>
              <w:rPr>
                <w:rFonts w:hint="eastAsia" w:ascii="新宋体" w:hAnsi="新宋体" w:eastAsia="新宋体"/>
              </w:rPr>
            </w:pPr>
            <w:r>
              <w:rPr>
                <w:rFonts w:hint="eastAsia" w:ascii="新宋体" w:hAnsi="新宋体" w:eastAsia="新宋体"/>
              </w:rPr>
              <w:t>家庭成员失业情况：</w:t>
            </w:r>
            <w:r>
              <w:rPr>
                <w:rFonts w:hint="eastAsia" w:ascii="新宋体" w:hAnsi="新宋体" w:eastAsia="新宋体"/>
                <w:u w:val="single"/>
              </w:rPr>
              <w:t xml:space="preserve">     {unemployment}       </w:t>
            </w:r>
            <w:r>
              <w:rPr>
                <w:rFonts w:hint="eastAsia" w:ascii="新宋体" w:hAnsi="新宋体" w:eastAsia="新宋体"/>
              </w:rPr>
              <w:t>。家庭欠债情况：</w:t>
            </w:r>
            <w:r>
              <w:rPr>
                <w:rFonts w:hint="eastAsia" w:ascii="新宋体" w:hAnsi="新宋体" w:eastAsia="新宋体"/>
                <w:u w:val="single"/>
              </w:rPr>
              <w:t xml:space="preserve">            {debt}          </w:t>
            </w:r>
            <w:r>
              <w:rPr>
                <w:rFonts w:hint="eastAsia" w:ascii="新宋体" w:hAnsi="新宋体" w:eastAsia="新宋体"/>
              </w:rPr>
              <w:t>。</w:t>
            </w:r>
          </w:p>
          <w:p w14:paraId="14351E30">
            <w:pPr>
              <w:spacing w:before="156" w:beforeLines="50" w:after="156" w:afterLines="50" w:line="280" w:lineRule="exact"/>
              <w:rPr>
                <w:rFonts w:hint="eastAsia" w:ascii="新宋体" w:hAnsi="新宋体" w:eastAsia="新宋体"/>
              </w:rPr>
            </w:pPr>
            <w:r>
              <w:rPr>
                <w:rFonts w:hint="eastAsia" w:ascii="新宋体" w:hAnsi="新宋体" w:eastAsia="新宋体"/>
              </w:rPr>
              <w:t>其他情况：</w:t>
            </w:r>
            <w:r>
              <w:rPr>
                <w:rFonts w:hint="eastAsia" w:ascii="新宋体" w:hAnsi="新宋体" w:eastAsia="新宋体"/>
                <w:u w:val="single"/>
              </w:rPr>
              <w:t xml:space="preserve">                 {other_info}                                             </w:t>
            </w:r>
            <w:r>
              <w:rPr>
                <w:rFonts w:hint="eastAsia" w:ascii="新宋体" w:hAnsi="新宋体" w:eastAsia="新宋体"/>
              </w:rPr>
              <w:t>。</w:t>
            </w:r>
          </w:p>
        </w:tc>
      </w:tr>
      <w:tr w14:paraId="28BD57D4">
        <w:trPr>
          <w:cantSplit/>
          <w:trHeight w:val="2174" w:hRule="atLeast"/>
          <w:jc w:val="center"/>
        </w:trPr>
        <w:tc>
          <w:tcPr>
            <w:tcW w:w="665" w:type="dxa"/>
            <w:tcBorders>
              <w:bottom w:val="single" w:color="auto" w:sz="4" w:space="0"/>
            </w:tcBorders>
            <w:noWrap w:val="0"/>
            <w:textDirection w:val="tbRlV"/>
            <w:vAlign w:val="center"/>
          </w:tcPr>
          <w:p w14:paraId="71D34D3A">
            <w:pPr>
              <w:ind w:left="113" w:right="113"/>
              <w:jc w:val="center"/>
              <w:rPr>
                <w:rFonts w:hint="eastAsia" w:ascii="黑体" w:hAnsi="新宋体" w:eastAsia="黑体"/>
                <w:b/>
                <w:bCs/>
              </w:rPr>
            </w:pPr>
            <w:r>
              <w:rPr>
                <w:rFonts w:hint="eastAsia" w:ascii="黑体" w:hAnsi="新宋体" w:eastAsia="黑体"/>
                <w:b/>
                <w:bCs/>
              </w:rPr>
              <w:t>个人承诺</w:t>
            </w:r>
          </w:p>
        </w:tc>
        <w:tc>
          <w:tcPr>
            <w:tcW w:w="5657" w:type="dxa"/>
            <w:gridSpan w:val="7"/>
            <w:tcBorders>
              <w:bottom w:val="single" w:color="auto" w:sz="4" w:space="0"/>
            </w:tcBorders>
            <w:noWrap w:val="0"/>
            <w:vAlign w:val="top"/>
          </w:tcPr>
          <w:p w14:paraId="145F8307">
            <w:pPr>
              <w:rPr>
                <w:rFonts w:hint="eastAsia" w:ascii="黑体" w:hAnsi="黑体"/>
                <w:color w:val="333333"/>
                <w:sz w:val="19"/>
                <w:szCs w:val="19"/>
                <w:shd w:val="clear" w:color="auto" w:fill="FFFFFF"/>
              </w:rPr>
            </w:pPr>
            <w:r>
              <w:rPr>
                <w:rFonts w:hint="eastAsia" w:ascii="黑体" w:hAnsi="黑体"/>
                <w:color w:val="333333"/>
                <w:sz w:val="19"/>
                <w:szCs w:val="19"/>
                <w:shd w:val="clear" w:color="auto" w:fill="FFFFFF"/>
              </w:rPr>
              <w:t>承诺内容：</w:t>
            </w:r>
          </w:p>
          <w:p w14:paraId="330B729A">
            <w:pPr>
              <w:rPr>
                <w:rFonts w:hint="eastAsia" w:ascii="黑体" w:hAnsi="黑体"/>
                <w:color w:val="333333"/>
                <w:sz w:val="19"/>
                <w:szCs w:val="19"/>
                <w:shd w:val="clear" w:color="auto" w:fill="FFFFFF"/>
              </w:rPr>
            </w:pPr>
          </w:p>
          <w:p w14:paraId="5A39CBC5">
            <w:pPr>
              <w:rPr>
                <w:rFonts w:hint="eastAsia" w:ascii="新宋体" w:hAnsi="新宋体" w:eastAsia="新宋体"/>
              </w:rPr>
            </w:pPr>
            <w:r>
              <w:commentReference w:id="13"/>
            </w:r>
            <w:r>
              <w:rPr>
                <w:rFonts w:hint="eastAsia"/>
                <w:color w:val="FF0000"/>
                <w:lang w:eastAsia="zh-CN"/>
              </w:rPr>
              <w:t>（</w:t>
            </w:r>
            <w:r>
              <w:rPr>
                <w:rFonts w:hint="eastAsia"/>
                <w:color w:val="FF0000"/>
                <w:lang w:val="en-US" w:eastAsia="zh-CN"/>
              </w:rPr>
              <w:t>此处手写：</w:t>
            </w:r>
            <w:r>
              <w:rPr>
                <w:rFonts w:hint="eastAsia" w:eastAsia="黑体"/>
                <w:b w:val="0"/>
                <w:bCs w:val="0"/>
                <w:color w:val="FF0000"/>
                <w:sz w:val="24"/>
                <w:szCs w:val="24"/>
              </w:rPr>
              <w:t>“</w:t>
            </w:r>
            <w:r>
              <w:rPr>
                <w:rFonts w:eastAsia="黑体"/>
                <w:b w:val="0"/>
                <w:bCs w:val="0"/>
                <w:color w:val="FF0000"/>
                <w:sz w:val="24"/>
                <w:szCs w:val="24"/>
              </w:rPr>
              <w:t>本人承诺以上所填写资料真实</w:t>
            </w:r>
            <w:r>
              <w:rPr>
                <w:rFonts w:hint="eastAsia" w:eastAsia="黑体"/>
                <w:b w:val="0"/>
                <w:bCs w:val="0"/>
                <w:color w:val="FF0000"/>
                <w:sz w:val="24"/>
                <w:szCs w:val="24"/>
              </w:rPr>
              <w:t>，</w:t>
            </w:r>
            <w:r>
              <w:rPr>
                <w:rFonts w:eastAsia="黑体"/>
                <w:b w:val="0"/>
                <w:bCs w:val="0"/>
                <w:color w:val="FF0000"/>
                <w:sz w:val="24"/>
                <w:szCs w:val="24"/>
              </w:rPr>
              <w:t>如有虚假</w:t>
            </w:r>
            <w:r>
              <w:rPr>
                <w:rFonts w:hint="eastAsia" w:eastAsia="黑体"/>
                <w:b w:val="0"/>
                <w:bCs w:val="0"/>
                <w:color w:val="FF0000"/>
                <w:sz w:val="24"/>
                <w:szCs w:val="24"/>
              </w:rPr>
              <w:t>，</w:t>
            </w:r>
            <w:r>
              <w:rPr>
                <w:rFonts w:eastAsia="黑体"/>
                <w:b w:val="0"/>
                <w:bCs w:val="0"/>
                <w:color w:val="FF0000"/>
                <w:sz w:val="24"/>
                <w:szCs w:val="24"/>
              </w:rPr>
              <w:t>愿承担相应责任</w:t>
            </w:r>
            <w:r>
              <w:rPr>
                <w:rFonts w:hint="eastAsia" w:eastAsia="黑体"/>
                <w:b w:val="0"/>
                <w:bCs w:val="0"/>
                <w:color w:val="FF0000"/>
                <w:sz w:val="24"/>
                <w:szCs w:val="24"/>
              </w:rPr>
              <w:t>。”</w:t>
            </w:r>
            <w:r>
              <w:rPr>
                <w:rFonts w:hint="eastAsia"/>
                <w:color w:val="FF0000"/>
                <w:lang w:eastAsia="zh-CN"/>
              </w:rPr>
              <w:t>）</w:t>
            </w:r>
          </w:p>
        </w:tc>
        <w:tc>
          <w:tcPr>
            <w:tcW w:w="1746" w:type="dxa"/>
            <w:gridSpan w:val="4"/>
            <w:tcBorders>
              <w:bottom w:val="single" w:color="auto" w:sz="4" w:space="0"/>
            </w:tcBorders>
            <w:noWrap w:val="0"/>
            <w:vAlign w:val="center"/>
          </w:tcPr>
          <w:p w14:paraId="61939DEC">
            <w:pPr>
              <w:jc w:val="center"/>
              <w:rPr>
                <w:rFonts w:hint="eastAsia" w:ascii="新宋体" w:hAnsi="新宋体" w:eastAsia="新宋体"/>
              </w:rPr>
            </w:pPr>
            <w:r>
              <w:rPr>
                <w:rFonts w:hint="eastAsia" w:ascii="新宋体" w:hAnsi="新宋体" w:eastAsia="新宋体"/>
              </w:rPr>
              <w:t>学生本人(或监护人)签字</w:t>
            </w:r>
          </w:p>
        </w:tc>
        <w:tc>
          <w:tcPr>
            <w:tcW w:w="2911" w:type="dxa"/>
            <w:gridSpan w:val="4"/>
            <w:tcBorders>
              <w:bottom w:val="single" w:color="auto" w:sz="4" w:space="0"/>
            </w:tcBorders>
            <w:noWrap w:val="0"/>
            <w:vAlign w:val="center"/>
          </w:tcPr>
          <w:p w14:paraId="4E0CC98A">
            <w:pPr>
              <w:ind w:firstLine="1050" w:firstLineChars="500"/>
              <w:rPr>
                <w:rFonts w:hint="eastAsia" w:ascii="新宋体" w:hAnsi="新宋体" w:eastAsia="新宋体"/>
                <w:lang w:eastAsia="zh-CN"/>
              </w:rPr>
            </w:pPr>
            <w:r>
              <w:rPr>
                <w:rFonts w:hint="eastAsia" w:ascii="新宋体" w:hAnsi="新宋体" w:eastAsia="新宋体"/>
                <w:lang w:eastAsia="zh-CN"/>
              </w:rPr>
              <w:t>（</w:t>
            </w:r>
            <w:r>
              <w:rPr>
                <w:rFonts w:hint="eastAsia" w:ascii="新宋体" w:hAnsi="新宋体" w:eastAsia="新宋体"/>
                <w:lang w:val="en-US" w:eastAsia="zh-CN"/>
              </w:rPr>
              <w:t>此处手写</w:t>
            </w:r>
            <w:r>
              <w:rPr>
                <w:rFonts w:hint="eastAsia" w:ascii="新宋体" w:hAnsi="新宋体" w:eastAsia="新宋体"/>
                <w:lang w:eastAsia="zh-CN"/>
              </w:rPr>
              <w:t>）</w:t>
            </w:r>
          </w:p>
        </w:tc>
      </w:tr>
    </w:tbl>
    <w:p w14:paraId="30034E5A">
      <w:pPr>
        <w:adjustRightInd w:val="0"/>
        <w:snapToGrid w:val="0"/>
        <w:rPr>
          <w:rFonts w:hint="eastAsia" w:eastAsia="黑体"/>
          <w:b/>
          <w:bCs/>
          <w:sz w:val="18"/>
          <w:szCs w:val="18"/>
        </w:rPr>
      </w:pPr>
      <w:r>
        <w:rPr>
          <w:rFonts w:hint="eastAsia" w:eastAsia="黑体"/>
          <w:b/>
          <w:bCs/>
          <w:sz w:val="18"/>
          <w:szCs w:val="18"/>
        </w:rPr>
        <w:t>注：1.本表用于家庭经济困难学生认定，可复印。</w:t>
      </w:r>
    </w:p>
    <w:p w14:paraId="1CD1FAE8">
      <w:pPr>
        <w:adjustRightInd w:val="0"/>
        <w:snapToGrid w:val="0"/>
        <w:rPr>
          <w:rFonts w:hint="eastAsia" w:eastAsia="黑体"/>
          <w:b/>
          <w:bCs/>
          <w:sz w:val="18"/>
          <w:szCs w:val="18"/>
        </w:rPr>
      </w:pPr>
      <w:r>
        <w:rPr>
          <w:rFonts w:hint="eastAsia" w:eastAsia="黑体"/>
          <w:b/>
          <w:bCs/>
          <w:sz w:val="18"/>
          <w:szCs w:val="18"/>
        </w:rPr>
        <w:t xml:space="preserve">    2.学校、院系、专业、年级、班级可根据实际情况选择性填写。</w:t>
      </w:r>
    </w:p>
    <w:p w14:paraId="0596038B">
      <w:pPr>
        <w:adjustRightInd w:val="0"/>
        <w:snapToGrid w:val="0"/>
        <w:rPr>
          <w:rFonts w:hint="eastAsia" w:eastAsia="黑体"/>
          <w:b/>
          <w:bCs/>
          <w:sz w:val="18"/>
          <w:szCs w:val="18"/>
        </w:rPr>
      </w:pPr>
      <w:r>
        <w:rPr>
          <w:rFonts w:hint="eastAsia" w:eastAsia="黑体"/>
          <w:b/>
          <w:bCs/>
          <w:sz w:val="18"/>
          <w:szCs w:val="18"/>
        </w:rPr>
        <w:t xml:space="preserve">    3.承诺内容需本人手工填写“</w:t>
      </w:r>
      <w:r>
        <w:rPr>
          <w:rFonts w:eastAsia="黑体"/>
          <w:b/>
          <w:bCs/>
          <w:sz w:val="18"/>
          <w:szCs w:val="18"/>
        </w:rPr>
        <w:t>本人承诺以上所填写资料真实</w:t>
      </w:r>
      <w:r>
        <w:rPr>
          <w:rFonts w:hint="eastAsia" w:eastAsia="黑体"/>
          <w:b/>
          <w:bCs/>
          <w:sz w:val="18"/>
          <w:szCs w:val="18"/>
        </w:rPr>
        <w:t>，</w:t>
      </w:r>
      <w:r>
        <w:rPr>
          <w:rFonts w:eastAsia="黑体"/>
          <w:b/>
          <w:bCs/>
          <w:sz w:val="18"/>
          <w:szCs w:val="18"/>
        </w:rPr>
        <w:t>如有虚假</w:t>
      </w:r>
      <w:r>
        <w:rPr>
          <w:rFonts w:hint="eastAsia" w:eastAsia="黑体"/>
          <w:b/>
          <w:bCs/>
          <w:sz w:val="18"/>
          <w:szCs w:val="18"/>
        </w:rPr>
        <w:t>，</w:t>
      </w:r>
      <w:r>
        <w:rPr>
          <w:rFonts w:eastAsia="黑体"/>
          <w:b/>
          <w:bCs/>
          <w:sz w:val="18"/>
          <w:szCs w:val="18"/>
        </w:rPr>
        <w:t>愿承担相应责任</w:t>
      </w:r>
      <w:r>
        <w:rPr>
          <w:rFonts w:hint="eastAsia" w:eastAsia="黑体"/>
          <w:b/>
          <w:bCs/>
          <w:sz w:val="18"/>
          <w:szCs w:val="18"/>
        </w:rPr>
        <w:t>。”</w:t>
      </w:r>
    </w:p>
    <w:sectPr>
      <w:pgSz w:w="11906" w:h="16838"/>
      <w:pgMar w:top="720" w:right="720" w:bottom="720" w:left="720" w:header="851" w:footer="992" w:gutter="0"/>
      <w:cols w:space="720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" w:date="2024-06-03T11:27:00Z" w:initials="">
    <w:p w14:paraId="35B24E25">
      <w:pPr>
        <w:pStyle w:val="2"/>
        <w:rPr>
          <w:rFonts w:hint="default" w:eastAsia="宋体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户口本上的籍贯，</w:t>
      </w:r>
      <w:r>
        <w:rPr>
          <w:rFonts w:hint="eastAsia" w:ascii="宋体" w:hAnsi="宋体" w:cs="宋体"/>
          <w:b w:val="0"/>
          <w:bCs w:val="0"/>
          <w:color w:val="FF0000"/>
          <w:sz w:val="32"/>
          <w:szCs w:val="32"/>
          <w:lang w:val="en-US" w:eastAsia="zh-CN"/>
        </w:rPr>
        <w:t>籍贯写到市或者县。</w:t>
      </w:r>
      <w:r>
        <w:rPr>
          <w:rFonts w:hint="eastAsia"/>
          <w:color w:val="FF0000"/>
          <w:lang w:val="en-US" w:eastAsia="zh-CN"/>
        </w:rPr>
        <w:t>例：贵州省普安县</w:t>
      </w:r>
    </w:p>
  </w:comment>
  <w:comment w:id="1" w:author="" w:date="2024-06-03T11:29:00Z" w:initials="">
    <w:p w14:paraId="010C8846">
      <w:pPr>
        <w:numPr>
          <w:ilvl w:val="0"/>
          <w:numId w:val="1"/>
        </w:numPr>
        <w:adjustRightInd w:val="0"/>
        <w:snapToGrid w:val="0"/>
        <w:rPr>
          <w:rFonts w:hint="eastAsia" w:eastAsia="宋体"/>
          <w:color w:val="FF0000"/>
          <w:lang w:val="en-US" w:eastAsia="zh-CN"/>
        </w:rPr>
      </w:pPr>
      <w:r>
        <w:rPr>
          <w:rFonts w:hint="eastAsia" w:ascii="宋体" w:hAnsi="宋体" w:cs="宋体"/>
          <w:b w:val="0"/>
          <w:bCs w:val="0"/>
          <w:color w:val="FF0000"/>
          <w:sz w:val="32"/>
          <w:szCs w:val="32"/>
          <w:lang w:val="en-US" w:eastAsia="zh-CN"/>
        </w:rPr>
        <w:t>注意写单位“人”，例：5人</w:t>
      </w:r>
    </w:p>
  </w:comment>
  <w:comment w:id="2" w:author="" w:date="2024-06-03T11:30:00Z" w:initials="">
    <w:p w14:paraId="1D5E8170">
      <w:pPr>
        <w:numPr>
          <w:ilvl w:val="0"/>
          <w:numId w:val="0"/>
        </w:numPr>
        <w:adjustRightInd w:val="0"/>
        <w:snapToGrid w:val="0"/>
        <w:rPr>
          <w:rFonts w:hint="eastAsia" w:ascii="宋体" w:hAnsi="宋体" w:cs="宋体"/>
          <w:b w:val="0"/>
          <w:bCs w:val="0"/>
          <w:color w:val="FF0000"/>
          <w:sz w:val="32"/>
          <w:szCs w:val="32"/>
          <w:lang w:val="en-US" w:eastAsia="zh-CN"/>
        </w:rPr>
      </w:pPr>
      <w:r>
        <w:rPr>
          <w:rFonts w:hint="eastAsia" w:ascii="宋体" w:hAnsi="宋体" w:cs="宋体"/>
          <w:b w:val="0"/>
          <w:bCs w:val="0"/>
          <w:color w:val="FF0000"/>
          <w:sz w:val="32"/>
          <w:szCs w:val="32"/>
          <w:lang w:val="en-US" w:eastAsia="zh-CN"/>
        </w:rPr>
        <w:t>1.家庭成员必须要有逻辑性，例如家庭人口是5人，家庭成员则需要写4人；</w:t>
      </w:r>
    </w:p>
    <w:p w14:paraId="7277621B">
      <w:pPr>
        <w:pStyle w:val="2"/>
        <w:numPr>
          <w:ilvl w:val="0"/>
          <w:numId w:val="0"/>
        </w:numPr>
        <w:rPr>
          <w:rFonts w:hint="eastAsia"/>
          <w:color w:val="FF0000"/>
          <w:lang w:val="en-US" w:eastAsia="zh-CN"/>
        </w:rPr>
      </w:pPr>
      <w:r>
        <w:rPr>
          <w:rFonts w:hint="eastAsia" w:ascii="宋体" w:hAnsi="宋体" w:cs="宋体"/>
          <w:b w:val="0"/>
          <w:bCs w:val="0"/>
          <w:color w:val="FF0000"/>
          <w:sz w:val="32"/>
          <w:szCs w:val="32"/>
          <w:lang w:val="en-US" w:eastAsia="zh-CN"/>
        </w:rPr>
        <w:t>2.与学生关系写的是关系，不是称呼，如：父女，而不是父亲；</w:t>
      </w:r>
    </w:p>
    <w:p w14:paraId="2BF0F8E8">
      <w:pPr>
        <w:pStyle w:val="2"/>
        <w:numPr>
          <w:ilvl w:val="0"/>
          <w:numId w:val="0"/>
        </w:num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3.只填写家庭主要成员，和自己经济共享人。（就算在一个户口中，伯伯、伯妈等不是你的抚养人，经济不共享的不用填写。）</w:t>
      </w:r>
    </w:p>
  </w:comment>
  <w:comment w:id="3" w:author="" w:date="2024-06-03T11:30:00Z" w:initials="">
    <w:p w14:paraId="5AF6C411">
      <w:pPr>
        <w:numPr>
          <w:ilvl w:val="0"/>
          <w:numId w:val="0"/>
        </w:numPr>
        <w:adjustRightInd w:val="0"/>
        <w:snapToGrid w:val="0"/>
        <w:rPr>
          <w:rFonts w:hint="eastAsia" w:ascii="宋体" w:hAnsi="宋体" w:cs="宋体"/>
          <w:b w:val="0"/>
          <w:bCs w:val="0"/>
          <w:color w:val="FF0000"/>
          <w:sz w:val="32"/>
          <w:szCs w:val="32"/>
          <w:lang w:val="en-US" w:eastAsia="zh-CN"/>
        </w:rPr>
      </w:pPr>
      <w:r>
        <w:rPr>
          <w:rFonts w:hint="eastAsia" w:ascii="宋体" w:hAnsi="宋体" w:cs="宋体"/>
          <w:b w:val="0"/>
          <w:bCs w:val="0"/>
          <w:color w:val="FF0000"/>
          <w:sz w:val="32"/>
          <w:szCs w:val="32"/>
          <w:lang w:val="en-US" w:eastAsia="zh-CN"/>
        </w:rPr>
        <w:t>1.家庭成员必须要有逻辑性，例如家庭人口是5人，家庭成员则需要写4人；</w:t>
      </w:r>
    </w:p>
    <w:p w14:paraId="46C9A5EF">
      <w:pPr>
        <w:pStyle w:val="2"/>
        <w:numPr>
          <w:ilvl w:val="0"/>
          <w:numId w:val="0"/>
        </w:numPr>
        <w:rPr>
          <w:rFonts w:hint="eastAsia"/>
          <w:color w:val="FF0000"/>
          <w:lang w:val="en-US" w:eastAsia="zh-CN"/>
        </w:rPr>
      </w:pPr>
      <w:r>
        <w:rPr>
          <w:rFonts w:hint="eastAsia" w:ascii="宋体" w:hAnsi="宋体" w:cs="宋体"/>
          <w:b w:val="0"/>
          <w:bCs w:val="0"/>
          <w:color w:val="FF0000"/>
          <w:sz w:val="32"/>
          <w:szCs w:val="32"/>
          <w:lang w:val="en-US" w:eastAsia="zh-CN"/>
        </w:rPr>
        <w:t>2.与学生关系写的是关系，不是称呼，如：父女，而不是父亲；</w:t>
      </w:r>
    </w:p>
    <w:p w14:paraId="5BDEF1A2">
      <w:pPr>
        <w:pStyle w:val="2"/>
        <w:numPr>
          <w:ilvl w:val="0"/>
          <w:numId w:val="0"/>
        </w:num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3.只填写家庭主要成员，和自己经济共享人。（就算在一个户口中，伯伯、伯妈等不是你的抚养人，经济不共享的不用填写。）</w:t>
      </w:r>
    </w:p>
  </w:comment>
  <w:comment w:id="4" w:author="" w:date="2024-06-03T11:30:00Z" w:initials="">
    <w:p w14:paraId="03E1A1A5">
      <w:pPr>
        <w:numPr>
          <w:ilvl w:val="0"/>
          <w:numId w:val="0"/>
        </w:numPr>
        <w:adjustRightInd w:val="0"/>
        <w:snapToGrid w:val="0"/>
        <w:rPr>
          <w:rFonts w:hint="eastAsia" w:ascii="宋体" w:hAnsi="宋体" w:cs="宋体"/>
          <w:b w:val="0"/>
          <w:bCs w:val="0"/>
          <w:color w:val="FF0000"/>
          <w:sz w:val="32"/>
          <w:szCs w:val="32"/>
          <w:lang w:val="en-US" w:eastAsia="zh-CN"/>
        </w:rPr>
      </w:pPr>
      <w:r>
        <w:rPr>
          <w:rFonts w:hint="eastAsia" w:ascii="宋体" w:hAnsi="宋体" w:cs="宋体"/>
          <w:b w:val="0"/>
          <w:bCs w:val="0"/>
          <w:color w:val="FF0000"/>
          <w:sz w:val="32"/>
          <w:szCs w:val="32"/>
          <w:lang w:val="en-US" w:eastAsia="zh-CN"/>
        </w:rPr>
        <w:t>1.家庭成员必须要有逻辑性，例如家庭人口是5人，家庭成员则需要写4人；</w:t>
      </w:r>
    </w:p>
    <w:p w14:paraId="7130B0BD">
      <w:pPr>
        <w:pStyle w:val="2"/>
        <w:numPr>
          <w:ilvl w:val="0"/>
          <w:numId w:val="0"/>
        </w:numPr>
        <w:rPr>
          <w:rFonts w:hint="eastAsia"/>
          <w:color w:val="FF0000"/>
          <w:lang w:val="en-US" w:eastAsia="zh-CN"/>
        </w:rPr>
      </w:pPr>
      <w:r>
        <w:rPr>
          <w:rFonts w:hint="eastAsia" w:ascii="宋体" w:hAnsi="宋体" w:cs="宋体"/>
          <w:b w:val="0"/>
          <w:bCs w:val="0"/>
          <w:color w:val="FF0000"/>
          <w:sz w:val="32"/>
          <w:szCs w:val="32"/>
          <w:lang w:val="en-US" w:eastAsia="zh-CN"/>
        </w:rPr>
        <w:t>2.与学生关系写的是关系，不是称呼，如：父女，而不是父亲；</w:t>
      </w:r>
    </w:p>
    <w:p w14:paraId="47FA08A9">
      <w:pPr>
        <w:pStyle w:val="2"/>
        <w:numPr>
          <w:ilvl w:val="0"/>
          <w:numId w:val="0"/>
        </w:num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3.只填写家庭主要成员，和自己经济共享人。（就算在一个户口中，伯伯、伯妈等不是你的抚养人，经济不共享的不用填写。）</w:t>
      </w:r>
    </w:p>
  </w:comment>
  <w:comment w:id="5" w:author="" w:date="2024-06-03T11:30:00Z" w:initials="">
    <w:p w14:paraId="562B2342">
      <w:pPr>
        <w:numPr>
          <w:ilvl w:val="0"/>
          <w:numId w:val="0"/>
        </w:numPr>
        <w:adjustRightInd w:val="0"/>
        <w:snapToGrid w:val="0"/>
        <w:rPr>
          <w:rFonts w:hint="eastAsia" w:ascii="宋体" w:hAnsi="宋体" w:cs="宋体"/>
          <w:b w:val="0"/>
          <w:bCs w:val="0"/>
          <w:color w:val="FF0000"/>
          <w:sz w:val="32"/>
          <w:szCs w:val="32"/>
          <w:lang w:val="en-US" w:eastAsia="zh-CN"/>
        </w:rPr>
      </w:pPr>
      <w:r>
        <w:rPr>
          <w:rFonts w:hint="eastAsia" w:ascii="宋体" w:hAnsi="宋体" w:cs="宋体"/>
          <w:b w:val="0"/>
          <w:bCs w:val="0"/>
          <w:color w:val="FF0000"/>
          <w:sz w:val="32"/>
          <w:szCs w:val="32"/>
          <w:lang w:val="en-US" w:eastAsia="zh-CN"/>
        </w:rPr>
        <w:t>1.家庭成员必须要有逻辑性，例如家庭人口是5人，家庭成员则需要写4人；</w:t>
      </w:r>
    </w:p>
    <w:p w14:paraId="54AB2F78">
      <w:pPr>
        <w:pStyle w:val="2"/>
        <w:numPr>
          <w:ilvl w:val="0"/>
          <w:numId w:val="0"/>
        </w:numPr>
        <w:rPr>
          <w:rFonts w:hint="eastAsia"/>
          <w:color w:val="FF0000"/>
          <w:lang w:val="en-US" w:eastAsia="zh-CN"/>
        </w:rPr>
      </w:pPr>
      <w:r>
        <w:rPr>
          <w:rFonts w:hint="eastAsia" w:ascii="宋体" w:hAnsi="宋体" w:cs="宋体"/>
          <w:b w:val="0"/>
          <w:bCs w:val="0"/>
          <w:color w:val="FF0000"/>
          <w:sz w:val="32"/>
          <w:szCs w:val="32"/>
          <w:lang w:val="en-US" w:eastAsia="zh-CN"/>
        </w:rPr>
        <w:t>2.与学生关系写的是关系，不是称呼，如：父女，而不是父亲；</w:t>
      </w:r>
    </w:p>
    <w:p w14:paraId="4AACDF85">
      <w:pPr>
        <w:pStyle w:val="2"/>
        <w:numPr>
          <w:ilvl w:val="0"/>
          <w:numId w:val="0"/>
        </w:num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3.只填写家庭主要成员，和自己经济共享人。（就算在一个户口中，伯伯、伯妈等不是你的抚养人，经济不共享的不用填写。）</w:t>
      </w:r>
    </w:p>
  </w:comment>
  <w:comment w:id="6" w:author="" w:date="2024-06-03T11:30:00Z" w:initials="">
    <w:p w14:paraId="49D143F7">
      <w:pPr>
        <w:numPr>
          <w:ilvl w:val="0"/>
          <w:numId w:val="0"/>
        </w:numPr>
        <w:adjustRightInd w:val="0"/>
        <w:snapToGrid w:val="0"/>
        <w:rPr>
          <w:rFonts w:hint="eastAsia" w:ascii="宋体" w:hAnsi="宋体" w:cs="宋体"/>
          <w:b w:val="0"/>
          <w:bCs w:val="0"/>
          <w:color w:val="FF0000"/>
          <w:sz w:val="32"/>
          <w:szCs w:val="32"/>
          <w:lang w:val="en-US" w:eastAsia="zh-CN"/>
        </w:rPr>
      </w:pPr>
      <w:r>
        <w:rPr>
          <w:rFonts w:hint="eastAsia" w:ascii="宋体" w:hAnsi="宋体" w:cs="宋体"/>
          <w:b w:val="0"/>
          <w:bCs w:val="0"/>
          <w:color w:val="FF0000"/>
          <w:sz w:val="32"/>
          <w:szCs w:val="32"/>
          <w:lang w:val="en-US" w:eastAsia="zh-CN"/>
        </w:rPr>
        <w:t>1.家庭成员必须要有逻辑性，例如家庭人口是5人，家庭成员则需要写4人；</w:t>
      </w:r>
    </w:p>
    <w:p w14:paraId="44A89B35">
      <w:pPr>
        <w:pStyle w:val="2"/>
        <w:numPr>
          <w:ilvl w:val="0"/>
          <w:numId w:val="0"/>
        </w:numPr>
        <w:rPr>
          <w:rFonts w:hint="eastAsia"/>
          <w:color w:val="FF0000"/>
          <w:lang w:val="en-US" w:eastAsia="zh-CN"/>
        </w:rPr>
      </w:pPr>
      <w:r>
        <w:rPr>
          <w:rFonts w:hint="eastAsia" w:ascii="宋体" w:hAnsi="宋体" w:cs="宋体"/>
          <w:b w:val="0"/>
          <w:bCs w:val="0"/>
          <w:color w:val="FF0000"/>
          <w:sz w:val="32"/>
          <w:szCs w:val="32"/>
          <w:lang w:val="en-US" w:eastAsia="zh-CN"/>
        </w:rPr>
        <w:t>2.与学生关系写的是关系，不是称呼，如：父女，而不是父亲；</w:t>
      </w:r>
    </w:p>
    <w:p w14:paraId="7BA3A8FE">
      <w:pPr>
        <w:pStyle w:val="2"/>
        <w:numPr>
          <w:ilvl w:val="0"/>
          <w:numId w:val="0"/>
        </w:num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3.只填写家庭主要成员，和自己经济共享人。（就算在一个户口中，伯伯、伯妈等不是你的抚养人，经济不共享的不用填写。）</w:t>
      </w:r>
    </w:p>
  </w:comment>
  <w:comment w:id="7" w:author="" w:date="2024-06-03T11:30:00Z" w:initials="">
    <w:p w14:paraId="51F81CCD">
      <w:pPr>
        <w:numPr>
          <w:ilvl w:val="0"/>
          <w:numId w:val="0"/>
        </w:numPr>
        <w:adjustRightInd w:val="0"/>
        <w:snapToGrid w:val="0"/>
        <w:rPr>
          <w:rFonts w:hint="eastAsia" w:ascii="宋体" w:hAnsi="宋体" w:cs="宋体"/>
          <w:b w:val="0"/>
          <w:bCs w:val="0"/>
          <w:color w:val="FF0000"/>
          <w:sz w:val="32"/>
          <w:szCs w:val="32"/>
          <w:lang w:val="en-US" w:eastAsia="zh-CN"/>
        </w:rPr>
      </w:pPr>
      <w:r>
        <w:rPr>
          <w:rFonts w:hint="eastAsia" w:ascii="宋体" w:hAnsi="宋体" w:cs="宋体"/>
          <w:b w:val="0"/>
          <w:bCs w:val="0"/>
          <w:color w:val="FF0000"/>
          <w:sz w:val="32"/>
          <w:szCs w:val="32"/>
          <w:lang w:val="en-US" w:eastAsia="zh-CN"/>
        </w:rPr>
        <w:t>1.家庭成员必须要有逻辑性，例如家庭人口是5人，家庭成员则需要写4人；</w:t>
      </w:r>
    </w:p>
    <w:p w14:paraId="09789FD8">
      <w:pPr>
        <w:pStyle w:val="2"/>
        <w:numPr>
          <w:ilvl w:val="0"/>
          <w:numId w:val="0"/>
        </w:numPr>
        <w:rPr>
          <w:rFonts w:hint="eastAsia"/>
          <w:color w:val="FF0000"/>
          <w:lang w:val="en-US" w:eastAsia="zh-CN"/>
        </w:rPr>
      </w:pPr>
      <w:r>
        <w:rPr>
          <w:rFonts w:hint="eastAsia" w:ascii="宋体" w:hAnsi="宋体" w:cs="宋体"/>
          <w:b w:val="0"/>
          <w:bCs w:val="0"/>
          <w:color w:val="FF0000"/>
          <w:sz w:val="32"/>
          <w:szCs w:val="32"/>
          <w:lang w:val="en-US" w:eastAsia="zh-CN"/>
        </w:rPr>
        <w:t>2.与学生关系写的是关系，不是称呼，如：父女，而不是父亲；</w:t>
      </w:r>
    </w:p>
    <w:p w14:paraId="79EDEF4A">
      <w:pPr>
        <w:pStyle w:val="2"/>
        <w:numPr>
          <w:ilvl w:val="0"/>
          <w:numId w:val="0"/>
        </w:num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3.只填写家庭主要成员，和自己经济共享人。（就算在一个户口中，伯伯、伯妈等不是你的抚养人，经济不共享的不用填写。）</w:t>
      </w:r>
    </w:p>
  </w:comment>
  <w:comment w:id="8" w:author="" w:date="2024-06-03T11:30:00Z" w:initials="">
    <w:p w14:paraId="3E64B289">
      <w:pPr>
        <w:numPr>
          <w:ilvl w:val="0"/>
          <w:numId w:val="0"/>
        </w:numPr>
        <w:adjustRightInd w:val="0"/>
        <w:snapToGrid w:val="0"/>
        <w:rPr>
          <w:rFonts w:hint="eastAsia" w:ascii="宋体" w:hAnsi="宋体" w:cs="宋体"/>
          <w:b w:val="0"/>
          <w:bCs w:val="0"/>
          <w:color w:val="FF0000"/>
          <w:sz w:val="32"/>
          <w:szCs w:val="32"/>
          <w:lang w:val="en-US" w:eastAsia="zh-CN"/>
        </w:rPr>
      </w:pPr>
      <w:r>
        <w:rPr>
          <w:rFonts w:hint="eastAsia" w:ascii="宋体" w:hAnsi="宋体" w:cs="宋体"/>
          <w:b w:val="0"/>
          <w:bCs w:val="0"/>
          <w:color w:val="FF0000"/>
          <w:sz w:val="32"/>
          <w:szCs w:val="32"/>
          <w:lang w:val="en-US" w:eastAsia="zh-CN"/>
        </w:rPr>
        <w:t>1.家庭成员必须要有逻辑性，例如家庭人口是5人，家庭成员则需要写4人；</w:t>
      </w:r>
    </w:p>
    <w:p w14:paraId="2014575D">
      <w:pPr>
        <w:pStyle w:val="2"/>
        <w:numPr>
          <w:ilvl w:val="0"/>
          <w:numId w:val="0"/>
        </w:numPr>
        <w:rPr>
          <w:rFonts w:hint="eastAsia"/>
          <w:color w:val="FF0000"/>
          <w:lang w:val="en-US" w:eastAsia="zh-CN"/>
        </w:rPr>
      </w:pPr>
      <w:r>
        <w:rPr>
          <w:rFonts w:hint="eastAsia" w:ascii="宋体" w:hAnsi="宋体" w:cs="宋体"/>
          <w:b w:val="0"/>
          <w:bCs w:val="0"/>
          <w:color w:val="FF0000"/>
          <w:sz w:val="32"/>
          <w:szCs w:val="32"/>
          <w:lang w:val="en-US" w:eastAsia="zh-CN"/>
        </w:rPr>
        <w:t>2.与学生关系写的是关系，不是称呼，如：父女，而不是父亲；</w:t>
      </w:r>
    </w:p>
    <w:p w14:paraId="4E24E8A2">
      <w:pPr>
        <w:pStyle w:val="2"/>
        <w:numPr>
          <w:ilvl w:val="0"/>
          <w:numId w:val="0"/>
        </w:num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3.只填写家庭主要成员，和自己经济共享人。（就算在一个户口中，伯伯、伯妈等不是你的抚养人，经济不共享的不用填写。）</w:t>
      </w:r>
    </w:p>
  </w:comment>
  <w:comment w:id="9" w:author="" w:date="2024-06-03T14:41:00Z" w:initials="">
    <w:p w14:paraId="0365A0EA">
      <w:pPr>
        <w:numPr>
          <w:ilvl w:val="0"/>
          <w:numId w:val="0"/>
        </w:numPr>
        <w:adjustRightInd w:val="0"/>
        <w:snapToGrid w:val="0"/>
        <w:rPr>
          <w:rFonts w:hint="default" w:eastAsia="宋体"/>
          <w:color w:val="FF0000"/>
          <w:lang w:val="en-US" w:eastAsia="zh-CN"/>
        </w:rPr>
      </w:pPr>
      <w:r>
        <w:rPr>
          <w:rFonts w:hint="eastAsia" w:ascii="宋体" w:hAnsi="宋体" w:cs="宋体"/>
          <w:b w:val="0"/>
          <w:bCs w:val="0"/>
          <w:color w:val="FF0000"/>
          <w:sz w:val="32"/>
          <w:szCs w:val="32"/>
          <w:lang w:val="en-US" w:eastAsia="zh-CN"/>
        </w:rPr>
        <w:t>贫困类型：根据实际情况勾选，如果都不属于九大类，则不勾选，在下面一栏的其他情况进行说明(没有勾选九大类必须要进行说明）</w:t>
      </w:r>
    </w:p>
  </w:comment>
  <w:comment w:id="10" w:author="" w:date="2024-06-03T14:46:00Z" w:initials="">
    <w:p w14:paraId="2F0D277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FF0000"/>
          <w:kern w:val="0"/>
          <w:sz w:val="20"/>
          <w:szCs w:val="20"/>
          <w:lang w:val="en-US" w:eastAsia="zh-CN" w:bidi="ar"/>
        </w:rPr>
        <w:t>注意填写的人均年收入是否符合数学逻辑</w:t>
      </w:r>
    </w:p>
  </w:comment>
  <w:comment w:id="11" w:author="" w:date="2024-06-03T14:47:00Z" w:initials="">
    <w:p w14:paraId="0172ED7B">
      <w:pPr>
        <w:keepNext w:val="0"/>
        <w:keepLines w:val="0"/>
        <w:widowControl/>
        <w:suppressLineNumbers w:val="0"/>
        <w:jc w:val="left"/>
      </w:pPr>
      <w:r>
        <w:rPr>
          <w:rFonts w:ascii="鏂板畫浣?" w:hAnsi="鏂板畫浣?" w:eastAsia="鏂板畫浣?" w:cs="鏂板畫浣?"/>
          <w:color w:val="FF0000"/>
          <w:kern w:val="0"/>
          <w:sz w:val="21"/>
          <w:szCs w:val="21"/>
          <w:lang w:val="en-US" w:eastAsia="zh-CN" w:bidi="ar"/>
        </w:rPr>
        <w:t>（</w:t>
      </w:r>
      <w:r>
        <w:rPr>
          <w:rFonts w:hint="default" w:ascii="鏂板畫浣?" w:hAnsi="鏂板畫浣?" w:eastAsia="鏂板畫浣?" w:cs="鏂板畫浣?"/>
          <w:color w:val="FF0000"/>
          <w:kern w:val="0"/>
          <w:sz w:val="18"/>
          <w:szCs w:val="18"/>
          <w:lang w:val="en-US" w:eastAsia="zh-CN" w:bidi="ar"/>
        </w:rPr>
        <w:t>有就简略阐述，没有以上情况填“无”，“下同”</w:t>
      </w:r>
      <w:r>
        <w:rPr>
          <w:rFonts w:hint="default" w:ascii="鏂板畫浣?" w:hAnsi="鏂板畫浣?" w:eastAsia="鏂板畫浣?" w:cs="鏂板畫浣?"/>
          <w:color w:val="FF0000"/>
          <w:kern w:val="0"/>
          <w:sz w:val="21"/>
          <w:szCs w:val="21"/>
          <w:lang w:val="en-US" w:eastAsia="zh-CN" w:bidi="ar"/>
        </w:rPr>
        <w:t>）</w:t>
      </w:r>
      <w:r>
        <w:rPr>
          <w:rFonts w:hint="default" w:ascii="鏂板畫浣?" w:hAnsi="鏂板畫浣?" w:eastAsia="鏂板畫浣?" w:cs="鏂板畫浣?"/>
          <w:color w:val="000000"/>
          <w:kern w:val="0"/>
          <w:sz w:val="21"/>
          <w:szCs w:val="21"/>
          <w:lang w:val="en-US" w:eastAsia="zh-CN" w:bidi="ar"/>
        </w:rPr>
        <w:t xml:space="preserve"> </w:t>
      </w:r>
    </w:p>
  </w:comment>
  <w:comment w:id="12" w:author="" w:date="2024-06-03T14:59:00Z" w:initials="">
    <w:p w14:paraId="6B44BED7">
      <w:pPr>
        <w:pStyle w:val="2"/>
        <w:rPr>
          <w:rFonts w:hint="default" w:eastAsia="宋体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如果健康状况填写了残疾，此处要阐述清楚。</w:t>
      </w:r>
    </w:p>
  </w:comment>
  <w:comment w:id="13" w:author="" w:date="2024-06-03T14:48:00Z" w:initials="">
    <w:p w14:paraId="6590672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FF0000"/>
          <w:kern w:val="0"/>
          <w:sz w:val="20"/>
          <w:szCs w:val="20"/>
          <w:lang w:val="en-US" w:eastAsia="zh-CN" w:bidi="ar"/>
        </w:rPr>
        <w:t>本表除个⼈承诺及签字外， 其余内容均需电脑打印。</w:t>
      </w:r>
    </w:p>
    <w:p w14:paraId="257EBCA0">
      <w:pPr>
        <w:pStyle w:val="2"/>
      </w:pP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35B24E25" w15:done="0"/>
  <w15:commentEx w15:paraId="010C8846" w15:done="0"/>
  <w15:commentEx w15:paraId="2BF0F8E8" w15:done="0"/>
  <w15:commentEx w15:paraId="5BDEF1A2" w15:done="0"/>
  <w15:commentEx w15:paraId="47FA08A9" w15:done="0"/>
  <w15:commentEx w15:paraId="4AACDF85" w15:done="0"/>
  <w15:commentEx w15:paraId="7BA3A8FE" w15:done="0"/>
  <w15:commentEx w15:paraId="79EDEF4A" w15:done="0"/>
  <w15:commentEx w15:paraId="4E24E8A2" w15:done="0"/>
  <w15:commentEx w15:paraId="0365A0EA" w15:done="0"/>
  <w15:commentEx w15:paraId="2F0D2777" w15:done="0"/>
  <w15:commentEx w15:paraId="0172ED7B" w15:done="0"/>
  <w15:commentEx w15:paraId="6B44BED7" w15:done="0"/>
  <w15:commentEx w15:paraId="257EBCA0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新宋体">
    <w:altName w:val="书宋-简"/>
    <w:panose1 w:val="02010609030101010101"/>
    <w:charset w:val="00"/>
    <w:family w:val="modern"/>
    <w:pitch w:val="default"/>
    <w:sig w:usb0="00000000" w:usb1="00000000" w:usb2="00000006" w:usb3="00000000" w:csb0="00040001" w:csb1="00000000"/>
  </w:font>
  <w:font w:name="书宋-简">
    <w:panose1 w:val="02010600030101010101"/>
    <w:charset w:val="86"/>
    <w:family w:val="auto"/>
    <w:pitch w:val="default"/>
    <w:sig w:usb0="A00002BF" w:usb1="3ACF7CFA" w:usb2="00000016" w:usb3="00000000" w:csb0="00040001" w:csb1="00000000"/>
  </w:font>
  <w:font w:name="鏂板畫浣?">
    <w:altName w:val="苹方-简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4320741"/>
    <w:multiLevelType w:val="singleLevel"/>
    <w:tmpl w:val="44320741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">
    <w15:presenceInfo w15:providerId="None" w15:userId=""/>
  </w15:person>
  <w15:person w15:author="王一锋">
    <w15:presenceInfo w15:providerId="WPS Office" w15:userId="342725256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1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Q5ZDdiMzY1NjhhM2JkNGIxYmM4MmYyODJmMzcyMTIifQ=="/>
  </w:docVars>
  <w:rsids>
    <w:rsidRoot w:val="00FD5552"/>
    <w:rsid w:val="00024A19"/>
    <w:rsid w:val="00040B5B"/>
    <w:rsid w:val="000B39C5"/>
    <w:rsid w:val="000C0593"/>
    <w:rsid w:val="000D2702"/>
    <w:rsid w:val="000F032A"/>
    <w:rsid w:val="00133C8F"/>
    <w:rsid w:val="00167D32"/>
    <w:rsid w:val="00180389"/>
    <w:rsid w:val="0019256D"/>
    <w:rsid w:val="00216633"/>
    <w:rsid w:val="00275CCB"/>
    <w:rsid w:val="00286DA6"/>
    <w:rsid w:val="002A198A"/>
    <w:rsid w:val="002B7F69"/>
    <w:rsid w:val="002F0216"/>
    <w:rsid w:val="00333ECA"/>
    <w:rsid w:val="00376EBF"/>
    <w:rsid w:val="00387C5E"/>
    <w:rsid w:val="003A0A81"/>
    <w:rsid w:val="003B4C1B"/>
    <w:rsid w:val="003C752C"/>
    <w:rsid w:val="003D6168"/>
    <w:rsid w:val="003E0FA2"/>
    <w:rsid w:val="00472C71"/>
    <w:rsid w:val="004A2A93"/>
    <w:rsid w:val="004B215D"/>
    <w:rsid w:val="005216AE"/>
    <w:rsid w:val="005220EE"/>
    <w:rsid w:val="005A149E"/>
    <w:rsid w:val="005B67B2"/>
    <w:rsid w:val="00602AC9"/>
    <w:rsid w:val="00610168"/>
    <w:rsid w:val="00641613"/>
    <w:rsid w:val="006E1280"/>
    <w:rsid w:val="006F0A8F"/>
    <w:rsid w:val="006F4C5D"/>
    <w:rsid w:val="007150F4"/>
    <w:rsid w:val="00747094"/>
    <w:rsid w:val="00764717"/>
    <w:rsid w:val="007A7674"/>
    <w:rsid w:val="007F7FAE"/>
    <w:rsid w:val="00801EA1"/>
    <w:rsid w:val="00813243"/>
    <w:rsid w:val="00814DF5"/>
    <w:rsid w:val="00817664"/>
    <w:rsid w:val="00920106"/>
    <w:rsid w:val="009464CD"/>
    <w:rsid w:val="009562F5"/>
    <w:rsid w:val="00A020F0"/>
    <w:rsid w:val="00A164BE"/>
    <w:rsid w:val="00A1748A"/>
    <w:rsid w:val="00A82100"/>
    <w:rsid w:val="00AB152E"/>
    <w:rsid w:val="00AB1BA5"/>
    <w:rsid w:val="00AF425F"/>
    <w:rsid w:val="00B571D5"/>
    <w:rsid w:val="00B708B1"/>
    <w:rsid w:val="00B709EF"/>
    <w:rsid w:val="00B73148"/>
    <w:rsid w:val="00B764BF"/>
    <w:rsid w:val="00B8289A"/>
    <w:rsid w:val="00B959A3"/>
    <w:rsid w:val="00BD397E"/>
    <w:rsid w:val="00BE53D9"/>
    <w:rsid w:val="00C042AB"/>
    <w:rsid w:val="00C11C13"/>
    <w:rsid w:val="00C50C90"/>
    <w:rsid w:val="00C77244"/>
    <w:rsid w:val="00C87608"/>
    <w:rsid w:val="00CC703A"/>
    <w:rsid w:val="00CD7893"/>
    <w:rsid w:val="00CE2E5E"/>
    <w:rsid w:val="00CE5C1F"/>
    <w:rsid w:val="00D74C28"/>
    <w:rsid w:val="00DC2EA3"/>
    <w:rsid w:val="00DD37FA"/>
    <w:rsid w:val="00DE279B"/>
    <w:rsid w:val="00E24168"/>
    <w:rsid w:val="00E62AEB"/>
    <w:rsid w:val="00EB2FDF"/>
    <w:rsid w:val="00EB5167"/>
    <w:rsid w:val="00EC7F61"/>
    <w:rsid w:val="00F64568"/>
    <w:rsid w:val="00F800BC"/>
    <w:rsid w:val="00F804C7"/>
    <w:rsid w:val="00FD5552"/>
    <w:rsid w:val="01890D03"/>
    <w:rsid w:val="01D237BD"/>
    <w:rsid w:val="02A5747F"/>
    <w:rsid w:val="08F10CD4"/>
    <w:rsid w:val="0D0D517C"/>
    <w:rsid w:val="10596B94"/>
    <w:rsid w:val="119333B3"/>
    <w:rsid w:val="12F6473C"/>
    <w:rsid w:val="15CC7E09"/>
    <w:rsid w:val="16FC4410"/>
    <w:rsid w:val="1ECE001F"/>
    <w:rsid w:val="1F173987"/>
    <w:rsid w:val="23EC5297"/>
    <w:rsid w:val="25F91CC5"/>
    <w:rsid w:val="32AA6567"/>
    <w:rsid w:val="33DF447B"/>
    <w:rsid w:val="372B693F"/>
    <w:rsid w:val="387F2B06"/>
    <w:rsid w:val="4AFE29AD"/>
    <w:rsid w:val="4EC310A1"/>
    <w:rsid w:val="4F4EBA0A"/>
    <w:rsid w:val="576F636C"/>
    <w:rsid w:val="58A40F94"/>
    <w:rsid w:val="5B3C7470"/>
    <w:rsid w:val="61450C27"/>
    <w:rsid w:val="63E75242"/>
    <w:rsid w:val="67CE4F15"/>
    <w:rsid w:val="6B8754D9"/>
    <w:rsid w:val="6D8A44C7"/>
    <w:rsid w:val="6D9F459E"/>
    <w:rsid w:val="72C86D5A"/>
    <w:rsid w:val="73F87897"/>
    <w:rsid w:val="755536E0"/>
    <w:rsid w:val="77FBE71A"/>
    <w:rsid w:val="7A4B7C69"/>
    <w:rsid w:val="7EEEAF86"/>
    <w:rsid w:val="7EF7C1A9"/>
    <w:rsid w:val="8FFF1314"/>
    <w:rsid w:val="CE375752"/>
    <w:rsid w:val="DDFE3357"/>
    <w:rsid w:val="ECBF0442"/>
    <w:rsid w:val="FDFEDEDA"/>
    <w:rsid w:val="FE9B59AF"/>
    <w:rsid w:val="FFB22639"/>
    <w:rsid w:val="FFEB930F"/>
    <w:rsid w:val="FFF7AEE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  <w:style w:type="paragraph" w:styleId="3">
    <w:name w:val="Balloon Text"/>
    <w:basedOn w:val="1"/>
    <w:semiHidden/>
    <w:uiPriority w:val="0"/>
    <w:rPr>
      <w:sz w:val="18"/>
      <w:szCs w:val="18"/>
    </w:rPr>
  </w:style>
  <w:style w:type="paragraph" w:styleId="4">
    <w:name w:val="footer"/>
    <w:basedOn w:val="1"/>
    <w:link w:val="8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8">
    <w:name w:val=" Char Char"/>
    <w:link w:val="4"/>
    <w:uiPriority w:val="0"/>
    <w:rPr>
      <w:kern w:val="2"/>
      <w:sz w:val="18"/>
      <w:szCs w:val="18"/>
    </w:rPr>
  </w:style>
  <w:style w:type="character" w:customStyle="1" w:styleId="9">
    <w:name w:val=" Char Char1"/>
    <w:link w:val="5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557</Words>
  <Characters>560</Characters>
  <Lines>5</Lines>
  <Paragraphs>1</Paragraphs>
  <TotalTime>2</TotalTime>
  <ScaleCrop>false</ScaleCrop>
  <LinksUpToDate>false</LinksUpToDate>
  <CharactersWithSpaces>806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2008-04-17T07:31:00Z</dcterms:created>
  <dc:creator>zhou</dc:creator>
  <cp:lastModifiedBy>王一锋</cp:lastModifiedBy>
  <cp:lastPrinted>2023-06-08T00:49:00Z</cp:lastPrinted>
  <dcterms:modified xsi:type="dcterms:W3CDTF">2026-07-04T22:23:44Z</dcterms:modified>
  <dc:title>高等学校学生及其家庭情况调查表</dc:title>
  <cp:revision>86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6E8E36782883DCEEBE0B496A58E7E46D_43</vt:lpwstr>
  </property>
</Properties>
</file>